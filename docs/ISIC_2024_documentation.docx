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3FD9D" w14:textId="77777777" w:rsidR="00E97402" w:rsidRDefault="00E97402">
      <w:pPr>
        <w:pStyle w:val="Text"/>
        <w:ind w:firstLine="0"/>
        <w:rPr>
          <w:sz w:val="18"/>
          <w:szCs w:val="18"/>
        </w:rPr>
      </w:pPr>
    </w:p>
    <w:p w14:paraId="7BC53FAE" w14:textId="49C55D55" w:rsidR="00E97402" w:rsidRDefault="0DDF1351">
      <w:pPr>
        <w:pStyle w:val="Cm"/>
        <w:framePr w:wrap="notBeside"/>
      </w:pPr>
      <w:r>
        <w:t>Skin Cancer Detection with 3D-TBP</w:t>
      </w:r>
      <w:r w:rsidR="00AD75D0">
        <w:br/>
      </w:r>
      <w:proofErr w:type="spellStart"/>
      <w:r w:rsidR="001D14CC">
        <w:rPr>
          <w:i/>
          <w:iCs/>
          <w:sz w:val="40"/>
          <w:szCs w:val="40"/>
        </w:rPr>
        <w:t>Rosszindulatú</w:t>
      </w:r>
      <w:proofErr w:type="spellEnd"/>
      <w:r w:rsidR="001D14CC">
        <w:rPr>
          <w:i/>
          <w:iCs/>
          <w:sz w:val="40"/>
          <w:szCs w:val="40"/>
        </w:rPr>
        <w:t xml:space="preserve"> </w:t>
      </w:r>
      <w:proofErr w:type="spellStart"/>
      <w:r w:rsidR="001D14CC">
        <w:rPr>
          <w:i/>
          <w:iCs/>
          <w:sz w:val="40"/>
          <w:szCs w:val="40"/>
        </w:rPr>
        <w:t>b</w:t>
      </w:r>
      <w:r w:rsidR="00AD75D0" w:rsidRPr="004655B4">
        <w:rPr>
          <w:i/>
          <w:iCs/>
          <w:sz w:val="40"/>
          <w:szCs w:val="40"/>
        </w:rPr>
        <w:t>őrrák</w:t>
      </w:r>
      <w:proofErr w:type="spellEnd"/>
      <w:r w:rsidR="00AD75D0" w:rsidRPr="004655B4">
        <w:rPr>
          <w:i/>
          <w:iCs/>
          <w:sz w:val="40"/>
          <w:szCs w:val="40"/>
        </w:rPr>
        <w:t xml:space="preserve"> </w:t>
      </w:r>
      <w:proofErr w:type="spellStart"/>
      <w:r w:rsidR="003E648D">
        <w:rPr>
          <w:i/>
          <w:iCs/>
          <w:sz w:val="40"/>
          <w:szCs w:val="40"/>
        </w:rPr>
        <w:t>detektálása</w:t>
      </w:r>
      <w:proofErr w:type="spellEnd"/>
      <w:r w:rsidR="004655B4" w:rsidRPr="004655B4">
        <w:rPr>
          <w:i/>
          <w:iCs/>
          <w:sz w:val="40"/>
          <w:szCs w:val="40"/>
        </w:rPr>
        <w:t xml:space="preserve"> 3D-TBP </w:t>
      </w:r>
      <w:proofErr w:type="spellStart"/>
      <w:r w:rsidR="004655B4" w:rsidRPr="004655B4">
        <w:rPr>
          <w:i/>
          <w:iCs/>
          <w:sz w:val="40"/>
          <w:szCs w:val="40"/>
        </w:rPr>
        <w:t>segítségével</w:t>
      </w:r>
      <w:proofErr w:type="spellEnd"/>
      <w:r w:rsidRPr="004655B4">
        <w:rPr>
          <w:sz w:val="40"/>
          <w:szCs w:val="40"/>
        </w:rPr>
        <w:t xml:space="preserve"> </w:t>
      </w:r>
      <w:r w:rsidR="002B1148">
        <w:br/>
      </w:r>
      <w:r>
        <w:t>(December</w:t>
      </w:r>
      <w:r w:rsidR="3C6B7FEB">
        <w:t xml:space="preserve"> </w:t>
      </w:r>
      <w:r w:rsidR="003D1EBF">
        <w:t>20</w:t>
      </w:r>
      <w:r w:rsidR="20F3F59E">
        <w:t>24</w:t>
      </w:r>
      <w:r w:rsidR="00E97402">
        <w:t>)</w:t>
      </w:r>
    </w:p>
    <w:p w14:paraId="5928F9A2" w14:textId="61F6A2CC" w:rsidR="00E97402" w:rsidRDefault="007E763F">
      <w:pPr>
        <w:pStyle w:val="Authors"/>
        <w:framePr w:wrap="notBeside"/>
      </w:pPr>
      <w:r>
        <w:t>Attila Nemes</w:t>
      </w:r>
      <w:r w:rsidR="00F330C1">
        <w:t xml:space="preserve"> (</w:t>
      </w:r>
      <w:r w:rsidR="00986F31" w:rsidRPr="00986F31">
        <w:t>B6RYIK</w:t>
      </w:r>
      <w:r w:rsidR="00F330C1">
        <w:t>)</w:t>
      </w:r>
      <w:r w:rsidR="00EC3E38">
        <w:t>,</w:t>
      </w:r>
      <w:r>
        <w:t xml:space="preserve"> </w:t>
      </w:r>
      <w:r w:rsidR="4F919221">
        <w:t xml:space="preserve">Csaba </w:t>
      </w:r>
      <w:proofErr w:type="spellStart"/>
      <w:r w:rsidR="4F919221">
        <w:t>Poty</w:t>
      </w:r>
      <w:r w:rsidR="00AC7887">
        <w:t>o</w:t>
      </w:r>
      <w:r w:rsidR="4F919221">
        <w:t>k</w:t>
      </w:r>
      <w:proofErr w:type="spellEnd"/>
      <w:r w:rsidR="00986F31">
        <w:t xml:space="preserve"> (</w:t>
      </w:r>
      <w:r w:rsidR="00AC7887" w:rsidRPr="00AC7887">
        <w:t>OZNVQ4</w:t>
      </w:r>
      <w:r w:rsidR="00AC7887">
        <w:t>)</w:t>
      </w:r>
      <w:r w:rsidR="00EC3E38">
        <w:t xml:space="preserve"> and</w:t>
      </w:r>
      <w:r w:rsidR="00E97402">
        <w:t xml:space="preserve"> </w:t>
      </w:r>
      <w:r w:rsidR="1184C52C">
        <w:t>P</w:t>
      </w:r>
      <w:r w:rsidR="00AC7887">
        <w:t>e</w:t>
      </w:r>
      <w:r w:rsidR="1184C52C">
        <w:t>ter Arany</w:t>
      </w:r>
      <w:r w:rsidR="00D24FE3">
        <w:t xml:space="preserve"> (</w:t>
      </w:r>
      <w:r w:rsidR="00D24FE3" w:rsidRPr="00D24FE3">
        <w:t>U4VQHM</w:t>
      </w:r>
      <w:r w:rsidR="00D24FE3">
        <w:t>)</w:t>
      </w:r>
      <w:r w:rsidR="00D24FE3">
        <w:br/>
      </w:r>
      <w:r w:rsidR="00E97402">
        <w:t xml:space="preserve"> </w:t>
      </w:r>
      <w:r w:rsidR="00D24FE3" w:rsidRPr="00D24FE3">
        <w:t>IsIcTeam2024</w:t>
      </w:r>
    </w:p>
    <w:p w14:paraId="5811A351" w14:textId="4F45F2DC" w:rsidR="00013013" w:rsidRPr="00B23D34" w:rsidRDefault="00013013" w:rsidP="0086634E">
      <w:pPr>
        <w:pStyle w:val="Abstract"/>
        <w:spacing w:after="240"/>
        <w:ind w:firstLine="204"/>
        <w:rPr>
          <w:lang w:val="hu-HU"/>
        </w:rPr>
      </w:pPr>
      <w:r w:rsidRPr="619217C5">
        <w:rPr>
          <w:i/>
          <w:lang w:val="hu-HU"/>
        </w:rPr>
        <w:t xml:space="preserve">Absztrakt </w:t>
      </w:r>
      <w:r w:rsidRPr="619217C5">
        <w:rPr>
          <w:lang w:val="hu-HU"/>
        </w:rPr>
        <w:t xml:space="preserve">— </w:t>
      </w:r>
      <w:r w:rsidR="47BA6DF3" w:rsidRPr="619217C5">
        <w:rPr>
          <w:lang w:val="hu-HU"/>
        </w:rPr>
        <w:t>A</w:t>
      </w:r>
      <w:r w:rsidR="58425618" w:rsidRPr="619217C5">
        <w:rPr>
          <w:lang w:val="hu-HU"/>
        </w:rPr>
        <w:t xml:space="preserve"> beszámoló</w:t>
      </w:r>
      <w:r w:rsidR="001D1015">
        <w:rPr>
          <w:lang w:val="hu-HU"/>
        </w:rPr>
        <w:t>nk</w:t>
      </w:r>
      <w:r w:rsidR="58425618" w:rsidRPr="619217C5">
        <w:rPr>
          <w:lang w:val="hu-HU"/>
        </w:rPr>
        <w:t>ban</w:t>
      </w:r>
      <w:r w:rsidR="001D1015">
        <w:rPr>
          <w:lang w:val="hu-HU"/>
        </w:rPr>
        <w:t xml:space="preserve"> a féléves projektünk </w:t>
      </w:r>
      <w:r w:rsidR="00E10D9A">
        <w:rPr>
          <w:lang w:val="hu-HU"/>
        </w:rPr>
        <w:t>során</w:t>
      </w:r>
      <w:r w:rsidR="58425618" w:rsidRPr="619217C5">
        <w:rPr>
          <w:lang w:val="hu-HU"/>
        </w:rPr>
        <w:t xml:space="preserve"> a bőrrák felismerésére</w:t>
      </w:r>
      <w:r w:rsidR="00652920">
        <w:rPr>
          <w:lang w:val="hu-HU"/>
        </w:rPr>
        <w:t xml:space="preserve"> általunk</w:t>
      </w:r>
      <w:r w:rsidR="58425618" w:rsidRPr="619217C5">
        <w:rPr>
          <w:lang w:val="hu-HU"/>
        </w:rPr>
        <w:t xml:space="preserve"> használt modelleket és módszereket ismertetjük. A bőrrák felismerését gépi látás problémájaként közelítettük meg, amelyhez a MobileNet-v3</w:t>
      </w:r>
      <w:r w:rsidR="00D64B30">
        <w:rPr>
          <w:lang w:val="hu-HU"/>
        </w:rPr>
        <w:t xml:space="preserve"> </w:t>
      </w:r>
      <w:r w:rsidR="00D64B30">
        <w:rPr>
          <w:lang w:val="hu-HU"/>
        </w:rPr>
        <w:fldChar w:fldCharType="begin"/>
      </w:r>
      <w:r w:rsidR="00D64B30">
        <w:rPr>
          <w:lang w:val="hu-HU"/>
        </w:rPr>
        <w:instrText xml:space="preserve"> REF _Ref184481702 \r \h </w:instrText>
      </w:r>
      <w:r w:rsidR="00D64B30">
        <w:rPr>
          <w:lang w:val="hu-HU"/>
        </w:rPr>
      </w:r>
      <w:r w:rsidR="00D64B30">
        <w:rPr>
          <w:lang w:val="hu-HU"/>
        </w:rPr>
        <w:fldChar w:fldCharType="separate"/>
      </w:r>
      <w:r w:rsidR="00125D6C">
        <w:rPr>
          <w:lang w:val="hu-HU"/>
        </w:rPr>
        <w:t>[1]</w:t>
      </w:r>
      <w:r w:rsidR="00D64B30">
        <w:rPr>
          <w:lang w:val="hu-HU"/>
        </w:rPr>
        <w:fldChar w:fldCharType="end"/>
      </w:r>
      <w:r w:rsidR="58425618" w:rsidRPr="619217C5">
        <w:rPr>
          <w:lang w:val="hu-HU"/>
        </w:rPr>
        <w:t xml:space="preserve">, az </w:t>
      </w:r>
      <w:proofErr w:type="spellStart"/>
      <w:r w:rsidR="58425618" w:rsidRPr="619217C5">
        <w:rPr>
          <w:lang w:val="hu-HU"/>
        </w:rPr>
        <w:t>AlexNet</w:t>
      </w:r>
      <w:proofErr w:type="spellEnd"/>
      <w:r w:rsidR="58425618" w:rsidRPr="619217C5">
        <w:rPr>
          <w:lang w:val="hu-HU"/>
        </w:rPr>
        <w:t xml:space="preserve"> és egy </w:t>
      </w:r>
      <w:del w:id="0" w:author="Szerző">
        <w:r w:rsidR="5CBF6E4F" w:rsidRPr="619217C5">
          <w:rPr>
            <w:lang w:val="hu-HU"/>
          </w:rPr>
          <w:delText>saját</w:delText>
        </w:r>
        <w:r w:rsidRPr="619217C5" w:rsidDel="00013013">
          <w:rPr>
            <w:lang w:val="hu-HU"/>
          </w:rPr>
          <w:delText xml:space="preserve"> </w:delText>
        </w:r>
        <w:r w:rsidRPr="619217C5" w:rsidDel="7B4B1C23">
          <w:rPr>
            <w:lang w:val="hu-HU"/>
          </w:rPr>
          <w:delText>konvolúciósegyedisaját</w:delText>
        </w:r>
      </w:del>
      <w:ins w:id="1" w:author="Szerző">
        <w:r w:rsidR="2E64B93A" w:rsidRPr="619217C5">
          <w:rPr>
            <w:lang w:val="hu-HU"/>
          </w:rPr>
          <w:t>saját</w:t>
        </w:r>
      </w:ins>
      <w:r w:rsidR="5CBF6E4F" w:rsidRPr="619217C5">
        <w:rPr>
          <w:lang w:val="hu-HU"/>
        </w:rPr>
        <w:t xml:space="preserve"> </w:t>
      </w:r>
      <w:proofErr w:type="spellStart"/>
      <w:r w:rsidR="58425618" w:rsidRPr="619217C5">
        <w:rPr>
          <w:lang w:val="hu-HU"/>
        </w:rPr>
        <w:t>konvolúciós</w:t>
      </w:r>
      <w:proofErr w:type="spellEnd"/>
      <w:r w:rsidR="58425618" w:rsidRPr="619217C5">
        <w:rPr>
          <w:lang w:val="hu-HU"/>
        </w:rPr>
        <w:t xml:space="preserve"> neurális háló</w:t>
      </w:r>
      <w:r w:rsidR="00615D3F">
        <w:rPr>
          <w:lang w:val="hu-HU"/>
        </w:rPr>
        <w:t xml:space="preserve"> alapú</w:t>
      </w:r>
      <w:r w:rsidR="58425618" w:rsidRPr="619217C5">
        <w:rPr>
          <w:lang w:val="hu-HU"/>
        </w:rPr>
        <w:t xml:space="preserve"> modellt használtunk. </w:t>
      </w:r>
      <w:r w:rsidR="7FAE22C0" w:rsidRPr="619217C5">
        <w:rPr>
          <w:lang w:val="hu-HU"/>
        </w:rPr>
        <w:t>A modelleket kombinálva is kipróbáltuk</w:t>
      </w:r>
      <w:r w:rsidR="00B630D2">
        <w:rPr>
          <w:lang w:val="hu-HU"/>
        </w:rPr>
        <w:t xml:space="preserve"> az eredmények javításá</w:t>
      </w:r>
      <w:r w:rsidR="00C526D6">
        <w:rPr>
          <w:lang w:val="hu-HU"/>
        </w:rPr>
        <w:t>ért</w:t>
      </w:r>
      <w:r w:rsidR="00457D2C">
        <w:rPr>
          <w:lang w:val="hu-HU"/>
        </w:rPr>
        <w:t xml:space="preserve">, valamint keresztvalidációval </w:t>
      </w:r>
      <w:r w:rsidR="000834D7">
        <w:rPr>
          <w:lang w:val="hu-HU"/>
        </w:rPr>
        <w:t>visszaellenőriztük</w:t>
      </w:r>
      <w:r w:rsidR="00742C3B">
        <w:rPr>
          <w:lang w:val="hu-HU"/>
        </w:rPr>
        <w:t xml:space="preserve"> a mért eredmények </w:t>
      </w:r>
      <w:r w:rsidR="0096554F">
        <w:rPr>
          <w:lang w:val="hu-HU"/>
        </w:rPr>
        <w:t>megbízhatóságát</w:t>
      </w:r>
      <w:r w:rsidR="7FAE22C0" w:rsidRPr="619217C5">
        <w:rPr>
          <w:lang w:val="hu-HU"/>
        </w:rPr>
        <w:t>.</w:t>
      </w:r>
      <w:r w:rsidR="58425618" w:rsidRPr="619217C5">
        <w:rPr>
          <w:lang w:val="hu-HU"/>
        </w:rPr>
        <w:t xml:space="preserve"> A modellek teljesítmény</w:t>
      </w:r>
      <w:r w:rsidR="217C7AC6" w:rsidRPr="619217C5">
        <w:rPr>
          <w:lang w:val="hu-HU"/>
        </w:rPr>
        <w:t>ét</w:t>
      </w:r>
      <w:r w:rsidR="58425618" w:rsidRPr="619217C5">
        <w:rPr>
          <w:lang w:val="hu-HU"/>
        </w:rPr>
        <w:t xml:space="preserve"> a </w:t>
      </w:r>
      <w:proofErr w:type="spellStart"/>
      <w:r w:rsidR="58425618" w:rsidRPr="619217C5">
        <w:rPr>
          <w:lang w:val="hu-HU"/>
        </w:rPr>
        <w:t>pAUC</w:t>
      </w:r>
      <w:proofErr w:type="spellEnd"/>
      <w:r w:rsidR="58425618" w:rsidRPr="619217C5">
        <w:rPr>
          <w:lang w:val="hu-HU"/>
        </w:rPr>
        <w:t xml:space="preserve"> metrika alapján</w:t>
      </w:r>
      <w:r w:rsidR="2B7FBC3C" w:rsidRPr="619217C5">
        <w:rPr>
          <w:lang w:val="hu-HU"/>
        </w:rPr>
        <w:t xml:space="preserve"> hasonlítottuk</w:t>
      </w:r>
      <w:r w:rsidR="00555A64">
        <w:rPr>
          <w:lang w:val="hu-HU"/>
        </w:rPr>
        <w:t xml:space="preserve"> össze</w:t>
      </w:r>
      <w:r w:rsidR="58425618" w:rsidRPr="619217C5">
        <w:rPr>
          <w:lang w:val="hu-HU"/>
        </w:rPr>
        <w:t>, hogy lássuk, melyik</w:t>
      </w:r>
      <w:r w:rsidR="00710632">
        <w:rPr>
          <w:lang w:val="hu-HU"/>
        </w:rPr>
        <w:t xml:space="preserve"> modell lenne eredményesebb a versenyen</w:t>
      </w:r>
      <w:r w:rsidR="58425618" w:rsidRPr="619217C5">
        <w:rPr>
          <w:lang w:val="hu-HU"/>
        </w:rPr>
        <w:t xml:space="preserve">. A képfeldolgozáshoz egy </w:t>
      </w:r>
      <w:r w:rsidR="00461594">
        <w:rPr>
          <w:lang w:val="hu-HU"/>
        </w:rPr>
        <w:t>speciális</w:t>
      </w:r>
      <w:ins w:id="2" w:author="Szerző">
        <w:r w:rsidR="58425618" w:rsidRPr="619217C5">
          <w:rPr>
            <w:lang w:val="hu-HU"/>
          </w:rPr>
          <w:t xml:space="preserve"> szőr</w:t>
        </w:r>
      </w:ins>
      <w:r w:rsidR="002E4556">
        <w:rPr>
          <w:lang w:val="hu-HU"/>
        </w:rPr>
        <w:t xml:space="preserve"> eltávolító</w:t>
      </w:r>
      <w:r w:rsidR="58425618" w:rsidRPr="619217C5">
        <w:rPr>
          <w:lang w:val="hu-HU"/>
        </w:rPr>
        <w:t xml:space="preserve"> algoritmust próbáltunk ki</w:t>
      </w:r>
      <w:r w:rsidR="00F41AF1">
        <w:rPr>
          <w:lang w:val="hu-HU"/>
        </w:rPr>
        <w:t>, amelyet egy cikk alapján valósítottunk meg</w:t>
      </w:r>
      <w:r w:rsidR="58425618" w:rsidRPr="619217C5">
        <w:rPr>
          <w:lang w:val="hu-HU"/>
        </w:rPr>
        <w:t xml:space="preserve">. Többféle </w:t>
      </w:r>
      <w:proofErr w:type="spellStart"/>
      <w:r w:rsidR="00E32A13">
        <w:rPr>
          <w:lang w:val="hu-HU"/>
        </w:rPr>
        <w:t>augmentálási</w:t>
      </w:r>
      <w:proofErr w:type="spellEnd"/>
      <w:r w:rsidR="00E32A13">
        <w:rPr>
          <w:lang w:val="hu-HU"/>
        </w:rPr>
        <w:t xml:space="preserve"> módszert</w:t>
      </w:r>
      <w:r w:rsidR="58425618" w:rsidRPr="619217C5">
        <w:rPr>
          <w:lang w:val="hu-HU"/>
        </w:rPr>
        <w:t xml:space="preserve"> használtunk a t</w:t>
      </w:r>
      <w:r w:rsidR="00A213E1">
        <w:rPr>
          <w:lang w:val="hu-HU"/>
        </w:rPr>
        <w:t>anító</w:t>
      </w:r>
      <w:r w:rsidR="58425618" w:rsidRPr="619217C5">
        <w:rPr>
          <w:lang w:val="hu-HU"/>
        </w:rPr>
        <w:t>adathalmaz gazdagítására, ami azért volt fontos, mert az adathalmazban kevés olyan minta volt, amely</w:t>
      </w:r>
      <w:r w:rsidR="000B14C8">
        <w:rPr>
          <w:lang w:val="hu-HU"/>
        </w:rPr>
        <w:t xml:space="preserve"> rosszindulatú </w:t>
      </w:r>
      <w:r w:rsidR="008A1F7B">
        <w:rPr>
          <w:lang w:val="hu-HU"/>
        </w:rPr>
        <w:t>bőrelváltozás</w:t>
      </w:r>
      <w:r w:rsidR="00742354">
        <w:rPr>
          <w:lang w:val="hu-HU"/>
        </w:rPr>
        <w:t>t</w:t>
      </w:r>
      <w:r w:rsidR="008A1F7B">
        <w:rPr>
          <w:lang w:val="hu-HU"/>
        </w:rPr>
        <w:t xml:space="preserve"> tartalmazott</w:t>
      </w:r>
      <w:r w:rsidR="58425618" w:rsidRPr="619217C5">
        <w:rPr>
          <w:lang w:val="hu-HU"/>
        </w:rPr>
        <w:t>.</w:t>
      </w:r>
      <w:r w:rsidR="003E38C5">
        <w:rPr>
          <w:lang w:val="hu-HU"/>
        </w:rPr>
        <w:t xml:space="preserve"> Több modellel is kiértékeltük a tesztadathalmazunkat és</w:t>
      </w:r>
      <w:r w:rsidR="4BD58C0F" w:rsidRPr="619217C5">
        <w:rPr>
          <w:lang w:val="hu-HU"/>
        </w:rPr>
        <w:t xml:space="preserve"> </w:t>
      </w:r>
      <w:r w:rsidR="003E38C5">
        <w:rPr>
          <w:lang w:val="hu-HU"/>
        </w:rPr>
        <w:t>ö</w:t>
      </w:r>
      <w:r w:rsidR="00926FAA">
        <w:rPr>
          <w:lang w:val="hu-HU"/>
        </w:rPr>
        <w:t>sszesé</w:t>
      </w:r>
      <w:r w:rsidR="00A3745F">
        <w:rPr>
          <w:lang w:val="hu-HU"/>
        </w:rPr>
        <w:t xml:space="preserve">gében sikerült </w:t>
      </w:r>
      <w:r w:rsidR="007957E1">
        <w:rPr>
          <w:lang w:val="hu-HU"/>
        </w:rPr>
        <w:t xml:space="preserve">15.9 </w:t>
      </w:r>
      <w:proofErr w:type="spellStart"/>
      <w:r w:rsidR="007957E1">
        <w:rPr>
          <w:lang w:val="hu-HU"/>
        </w:rPr>
        <w:t>pAUC</w:t>
      </w:r>
      <w:proofErr w:type="spellEnd"/>
      <w:r w:rsidR="007957E1">
        <w:rPr>
          <w:lang w:val="hu-HU"/>
        </w:rPr>
        <w:t xml:space="preserve"> értéket elérnünk</w:t>
      </w:r>
      <w:r w:rsidR="00885291">
        <w:rPr>
          <w:lang w:val="hu-HU"/>
        </w:rPr>
        <w:t xml:space="preserve"> a legjobb modellünkkel</w:t>
      </w:r>
      <w:r w:rsidR="00CF2616">
        <w:rPr>
          <w:lang w:val="hu-HU"/>
        </w:rPr>
        <w:t xml:space="preserve">. Legvégül összeállítottunk egy </w:t>
      </w:r>
      <w:r w:rsidR="0021507A">
        <w:rPr>
          <w:lang w:val="hu-HU"/>
        </w:rPr>
        <w:t>AI szolgáltatást, amely a modellünket</w:t>
      </w:r>
      <w:r w:rsidR="00A846E1">
        <w:rPr>
          <w:lang w:val="hu-HU"/>
        </w:rPr>
        <w:t xml:space="preserve"> használja a feltöltött képek osztályozására.</w:t>
      </w:r>
      <w:r w:rsidR="00885291">
        <w:rPr>
          <w:lang w:val="hu-HU"/>
        </w:rPr>
        <w:t xml:space="preserve"> </w:t>
      </w:r>
    </w:p>
    <w:p w14:paraId="79961021" w14:textId="394A03EA" w:rsidR="1F7AB248" w:rsidRDefault="00E97402" w:rsidP="1DFD91B6">
      <w:pPr>
        <w:pStyle w:val="Abstract"/>
      </w:pPr>
      <w:r w:rsidRPr="45A30CEB">
        <w:rPr>
          <w:i/>
          <w:iCs/>
        </w:rPr>
        <w:t>Abstract</w:t>
      </w:r>
      <w:r w:rsidR="088FFCD6" w:rsidRPr="45A30CEB">
        <w:rPr>
          <w:i/>
          <w:iCs/>
        </w:rPr>
        <w:t xml:space="preserve"> </w:t>
      </w:r>
      <w:r>
        <w:t>—</w:t>
      </w:r>
      <w:r w:rsidR="004D18C4" w:rsidRPr="004D18C4">
        <w:t xml:space="preserve"> In this report we describe the models and methods we have used to detect skin cancer during our semester-long project. We have approached skin cancer detection as a computer vision problem, using MobileNet-v3</w:t>
      </w:r>
      <w:r w:rsidR="00D64B30">
        <w:t xml:space="preserve"> </w:t>
      </w:r>
      <w:r w:rsidR="00D64B30">
        <w:fldChar w:fldCharType="begin"/>
      </w:r>
      <w:r w:rsidR="00D64B30">
        <w:instrText xml:space="preserve"> REF _Ref184481702 \r \h </w:instrText>
      </w:r>
      <w:r w:rsidR="00D64B30">
        <w:fldChar w:fldCharType="separate"/>
      </w:r>
      <w:r w:rsidR="00125D6C">
        <w:t>[1]</w:t>
      </w:r>
      <w:r w:rsidR="00D64B30">
        <w:fldChar w:fldCharType="end"/>
      </w:r>
      <w:r w:rsidR="004D18C4" w:rsidRPr="004D18C4">
        <w:t xml:space="preserve">, </w:t>
      </w:r>
      <w:proofErr w:type="spellStart"/>
      <w:r w:rsidR="004D18C4" w:rsidRPr="004D18C4">
        <w:t>AlexNet</w:t>
      </w:r>
      <w:proofErr w:type="spellEnd"/>
      <w:r w:rsidR="004D18C4" w:rsidRPr="004D18C4">
        <w:t xml:space="preserve"> and a proprietary convolutional neural </w:t>
      </w:r>
      <w:proofErr w:type="gramStart"/>
      <w:r w:rsidR="004D18C4" w:rsidRPr="004D18C4">
        <w:t>network based</w:t>
      </w:r>
      <w:proofErr w:type="gramEnd"/>
      <w:r w:rsidR="004D18C4" w:rsidRPr="004D18C4">
        <w:t xml:space="preserve"> model. We also tested the models in combination to improve the results and cross-validated the reliability of the measured results. The performance of the models was compared using the </w:t>
      </w:r>
      <w:proofErr w:type="spellStart"/>
      <w:r w:rsidR="004D18C4" w:rsidRPr="004D18C4">
        <w:t>pAUC</w:t>
      </w:r>
      <w:proofErr w:type="spellEnd"/>
      <w:r w:rsidR="004D18C4" w:rsidRPr="004D18C4">
        <w:t xml:space="preserve"> metric to see which model would be more effective in the competition. For image processing, we tried a special hair removal algorithm, which was implemented based on an article. We used multiple augmentation methods to enrich the training dataset, which was important because there were few samples in the dataset that contained malignant skin lesions. </w:t>
      </w:r>
      <w:r w:rsidR="00BD771F" w:rsidRPr="00BD771F">
        <w:t xml:space="preserve">We evaluated our test dataset with several models and </w:t>
      </w:r>
      <w:proofErr w:type="gramStart"/>
      <w:r w:rsidR="00BD771F" w:rsidRPr="00BD771F">
        <w:t>overall</w:t>
      </w:r>
      <w:proofErr w:type="gramEnd"/>
      <w:r w:rsidR="00BD771F" w:rsidRPr="00BD771F">
        <w:t xml:space="preserve"> we achieved a </w:t>
      </w:r>
      <w:proofErr w:type="spellStart"/>
      <w:r w:rsidR="00BD771F" w:rsidRPr="00BD771F">
        <w:t>pAUC</w:t>
      </w:r>
      <w:proofErr w:type="spellEnd"/>
      <w:r w:rsidR="00BD771F" w:rsidRPr="00BD771F">
        <w:t xml:space="preserve"> of 15.9 with our best model. Finally, we compiled an AI service that uses our model to classify the uploaded images.</w:t>
      </w:r>
    </w:p>
    <w:p w14:paraId="699BBA8E" w14:textId="2299D069" w:rsidR="00E97402" w:rsidRDefault="00E97402" w:rsidP="45A30CEB">
      <w:pPr>
        <w:pStyle w:val="IndexTerms"/>
      </w:pPr>
      <w:r w:rsidRPr="45A30CEB">
        <w:rPr>
          <w:i/>
          <w:iCs/>
        </w:rPr>
        <w:t>Index Terms</w:t>
      </w:r>
      <w:r w:rsidR="34A1F7CF" w:rsidRPr="45A30CEB">
        <w:rPr>
          <w:i/>
          <w:iCs/>
        </w:rPr>
        <w:t xml:space="preserve"> </w:t>
      </w:r>
      <w:r>
        <w:t>—</w:t>
      </w:r>
      <w:r w:rsidR="34A1F7CF">
        <w:t xml:space="preserve"> </w:t>
      </w:r>
      <w:r w:rsidR="12D8A539">
        <w:t xml:space="preserve">Computer vision, Convolutional neural network, </w:t>
      </w:r>
      <w:r w:rsidR="42383A93">
        <w:t xml:space="preserve">Hair removal, Image augmentation, </w:t>
      </w:r>
      <w:proofErr w:type="spellStart"/>
      <w:r w:rsidR="1E4A9831">
        <w:t>p</w:t>
      </w:r>
      <w:r w:rsidR="42383A93">
        <w:t>A</w:t>
      </w:r>
      <w:r w:rsidR="5992E942">
        <w:t>UC</w:t>
      </w:r>
      <w:proofErr w:type="spellEnd"/>
      <w:r w:rsidR="42383A93">
        <w:t xml:space="preserve"> </w:t>
      </w:r>
      <w:r w:rsidR="1F4E949F">
        <w:t>metric</w:t>
      </w:r>
      <w:r w:rsidR="42383A93">
        <w:t xml:space="preserve">, </w:t>
      </w:r>
      <w:r w:rsidR="496170F5">
        <w:t>Skin cancer, Skin malignancy</w:t>
      </w:r>
      <w:r w:rsidR="2E9B6F07">
        <w:t>.</w:t>
      </w:r>
    </w:p>
    <w:p w14:paraId="2D918A22" w14:textId="77777777" w:rsidR="00E97402" w:rsidRDefault="00E97402">
      <w:pPr>
        <w:pStyle w:val="Cmsor1"/>
      </w:pPr>
      <w:r>
        <w:t>I</w:t>
      </w:r>
      <w:r>
        <w:rPr>
          <w:sz w:val="16"/>
          <w:szCs w:val="16"/>
        </w:rPr>
        <w:t>NTRODUCTION</w:t>
      </w:r>
    </w:p>
    <w:p w14:paraId="436D0AAD" w14:textId="77777777" w:rsidR="00E97402" w:rsidRDefault="00304ACA">
      <w:pPr>
        <w:pStyle w:val="Text"/>
        <w:keepNext/>
        <w:framePr w:dropCap="drop" w:lines="2" w:wrap="auto" w:vAnchor="text" w:hAnchor="text"/>
        <w:spacing w:line="480" w:lineRule="exact"/>
        <w:ind w:firstLine="0"/>
        <w:rPr>
          <w:position w:val="-3"/>
          <w:sz w:val="56"/>
          <w:szCs w:val="56"/>
        </w:rPr>
      </w:pPr>
      <w:r>
        <w:rPr>
          <w:position w:val="-3"/>
          <w:sz w:val="56"/>
          <w:szCs w:val="56"/>
        </w:rPr>
        <w:t>S</w:t>
      </w:r>
    </w:p>
    <w:p w14:paraId="6928605C" w14:textId="5399B055" w:rsidR="0866765A" w:rsidRDefault="0866765A" w:rsidP="45A30CEB">
      <w:pPr>
        <w:spacing w:after="240"/>
        <w:jc w:val="both"/>
      </w:pPr>
      <w:r w:rsidRPr="45A30CEB">
        <w:t xml:space="preserve">kin cancer can be deadly if not caught early, but many populations lack specialized dermatologic care. Over the past several years, </w:t>
      </w:r>
      <w:proofErr w:type="spellStart"/>
      <w:r w:rsidRPr="45A30CEB">
        <w:t>dermoscopy</w:t>
      </w:r>
      <w:proofErr w:type="spellEnd"/>
      <w:r w:rsidRPr="45A30CEB">
        <w:t>-based AI algorithms have been shown to benefit clinicians in diagnosing melanoma, basal cell, and squamous cell carcinoma. However, determining which individuals should see a clinician in the first place has great potential impact. Triaging applications have a significant potential to benefit underserved populations and improve early skin cancer detection, the key factor in long-term patient outcomes.</w:t>
      </w:r>
    </w:p>
    <w:p w14:paraId="1BF564BD" w14:textId="74EC9045" w:rsidR="0866765A" w:rsidRDefault="0866765A" w:rsidP="000656E9">
      <w:pPr>
        <w:spacing w:after="240"/>
        <w:ind w:firstLine="202"/>
        <w:jc w:val="both"/>
      </w:pPr>
      <w:proofErr w:type="spellStart"/>
      <w:r w:rsidRPr="45A30CEB">
        <w:t>Dermatoscope</w:t>
      </w:r>
      <w:proofErr w:type="spellEnd"/>
      <w:r w:rsidRPr="45A30CEB">
        <w:t xml:space="preserve"> images reveal morphologic features not visible to the naked eye, but these images are typically only captured in dermatology clinics. Algorithms that benefit people in primary care or non-clinical settings must be adept to evaluating lower quality images. </w:t>
      </w:r>
      <w:r w:rsidR="0FF0ACED">
        <w:t xml:space="preserve">We used </w:t>
      </w:r>
      <w:r w:rsidR="269C41F4">
        <w:t>the</w:t>
      </w:r>
      <w:r w:rsidR="0FF0ACED">
        <w:t xml:space="preserve"> </w:t>
      </w:r>
      <w:r w:rsidR="754B5DB4">
        <w:t>International Skin Imaging Collaboration</w:t>
      </w:r>
      <w:r w:rsidR="0FF0ACED" w:rsidRPr="45A30CEB">
        <w:t xml:space="preserve"> </w:t>
      </w:r>
      <w:r w:rsidR="754B5DB4">
        <w:t xml:space="preserve">(ISIC) </w:t>
      </w:r>
      <w:r w:rsidR="0FF0ACED">
        <w:t>3</w:t>
      </w:r>
      <w:r>
        <w:t>D</w:t>
      </w:r>
      <w:r w:rsidRPr="45A30CEB">
        <w:t xml:space="preserve"> TBP </w:t>
      </w:r>
      <w:r w:rsidR="1169F5EA" w:rsidRPr="45A30CEB">
        <w:t>dataset</w:t>
      </w:r>
      <w:r w:rsidR="0E9F0B1A">
        <w:t>,</w:t>
      </w:r>
      <w:r w:rsidR="1169F5EA" w:rsidRPr="45A30CEB">
        <w:t xml:space="preserve"> which was introduced in the </w:t>
      </w:r>
      <w:r w:rsidR="00BC6C43">
        <w:rPr>
          <w:color w:val="000000" w:themeColor="text1"/>
        </w:rPr>
        <w:t>Kaggle</w:t>
      </w:r>
      <w:r w:rsidR="001055E5">
        <w:rPr>
          <w:color w:val="000000" w:themeColor="text1"/>
        </w:rPr>
        <w:t xml:space="preserve"> </w:t>
      </w:r>
      <w:r w:rsidR="5FFEF4B0">
        <w:t>competitio</w:t>
      </w:r>
      <w:r w:rsidR="00BB3220">
        <w:t xml:space="preserve">n </w:t>
      </w:r>
      <w:r w:rsidR="00BB3220">
        <w:fldChar w:fldCharType="begin"/>
      </w:r>
      <w:r w:rsidR="00BB3220">
        <w:instrText xml:space="preserve"> REF _Ref184404674 \r \h </w:instrText>
      </w:r>
      <w:r w:rsidR="00BB3220">
        <w:fldChar w:fldCharType="separate"/>
      </w:r>
      <w:r w:rsidR="00125D6C">
        <w:t>[2]</w:t>
      </w:r>
      <w:r w:rsidR="00BB3220">
        <w:fldChar w:fldCharType="end"/>
      </w:r>
      <w:r w:rsidR="5B3C1676">
        <w:t xml:space="preserve">. </w:t>
      </w:r>
      <w:r w:rsidR="5F1C0577">
        <w:t>It is</w:t>
      </w:r>
      <w:r w:rsidR="5FFEF4B0" w:rsidRPr="45A30CEB">
        <w:t xml:space="preserve"> a </w:t>
      </w:r>
      <w:r w:rsidR="5F1C0577">
        <w:t>new</w:t>
      </w:r>
      <w:r w:rsidR="406FA6D9">
        <w:t xml:space="preserve"> </w:t>
      </w:r>
      <w:r>
        <w:t>dataset</w:t>
      </w:r>
      <w:r w:rsidRPr="45A30CEB">
        <w:t xml:space="preserve"> </w:t>
      </w:r>
      <w:r w:rsidR="5F1C0577">
        <w:t xml:space="preserve">that included all the </w:t>
      </w:r>
      <w:proofErr w:type="gramStart"/>
      <w:r w:rsidR="5F1C0577">
        <w:t>lesions</w:t>
      </w:r>
      <w:proofErr w:type="gramEnd"/>
      <w:r w:rsidR="5F1C0577">
        <w:t xml:space="preserve"> </w:t>
      </w:r>
      <w:r w:rsidRPr="45A30CEB">
        <w:t xml:space="preserve">of thousands of patients </w:t>
      </w:r>
      <w:r w:rsidR="5F1C0577">
        <w:t>on</w:t>
      </w:r>
      <w:r w:rsidRPr="45A30CEB">
        <w:t xml:space="preserve"> three continents</w:t>
      </w:r>
      <w:r w:rsidR="5F1C0577">
        <w:t>,</w:t>
      </w:r>
      <w:r w:rsidRPr="45A30CEB">
        <w:t xml:space="preserve"> with images resembling </w:t>
      </w:r>
      <w:r w:rsidR="5F1C0577">
        <w:t>mobile</w:t>
      </w:r>
      <w:r w:rsidRPr="45A30CEB">
        <w:t xml:space="preserve"> phone photos.</w:t>
      </w:r>
      <w:r w:rsidR="5258DA65">
        <w:t xml:space="preserve"> </w:t>
      </w:r>
      <w:r w:rsidR="5F1C0577">
        <w:t xml:space="preserve">The drawback of the dataset, however, is that it is unbalanced, </w:t>
      </w:r>
      <w:r w:rsidR="43F0E357">
        <w:t>as</w:t>
      </w:r>
      <w:r w:rsidR="5F1C0577">
        <w:t xml:space="preserve"> positive </w:t>
      </w:r>
      <w:r w:rsidR="43F0E357">
        <w:t xml:space="preserve">samples for </w:t>
      </w:r>
      <w:r w:rsidR="5F1C0577">
        <w:t xml:space="preserve">skin cancer </w:t>
      </w:r>
      <w:r w:rsidR="43F0E357">
        <w:t>accounted</w:t>
      </w:r>
      <w:r w:rsidR="5F1C0577">
        <w:t xml:space="preserve"> for </w:t>
      </w:r>
      <w:r w:rsidR="00974BFC" w:rsidRPr="00974BFC">
        <w:t>0.097</w:t>
      </w:r>
      <w:r w:rsidR="5F1C0577">
        <w:t>% of the total dataset</w:t>
      </w:r>
      <w:r w:rsidR="73320E38">
        <w:t>.</w:t>
      </w:r>
    </w:p>
    <w:p w14:paraId="2C9C1ECF" w14:textId="0347EBA0" w:rsidR="008A3C23" w:rsidRDefault="001C5FE3" w:rsidP="001F4C5C">
      <w:pPr>
        <w:pStyle w:val="Cmsor1"/>
      </w:pPr>
      <w:r>
        <w:t>Related Works</w:t>
      </w:r>
    </w:p>
    <w:p w14:paraId="7C56A9D6" w14:textId="1D5D64AF" w:rsidR="00E97402" w:rsidRDefault="551E4269" w:rsidP="00A077F5">
      <w:pPr>
        <w:pStyle w:val="Text"/>
        <w:spacing w:after="240"/>
        <w:ind w:firstLine="204"/>
      </w:pPr>
      <w:r>
        <w:t xml:space="preserve">The following articles </w:t>
      </w:r>
      <w:r w:rsidR="4794EA61">
        <w:t xml:space="preserve">and works </w:t>
      </w:r>
      <w:r>
        <w:t>were used throughout the project. They helped us to process the data, learn about models, use and build them.</w:t>
      </w:r>
    </w:p>
    <w:p w14:paraId="3FDA0B10" w14:textId="163A6603" w:rsidR="00E97B99" w:rsidRDefault="0B91B38E" w:rsidP="00E97B99">
      <w:pPr>
        <w:pStyle w:val="Cmsor2"/>
      </w:pPr>
      <w:r>
        <w:t>Unbalanced Data</w:t>
      </w:r>
    </w:p>
    <w:p w14:paraId="037B286E" w14:textId="29E16358" w:rsidR="00E97B99" w:rsidRDefault="17525EEF" w:rsidP="00A077F5">
      <w:pPr>
        <w:pStyle w:val="Text"/>
        <w:spacing w:after="240"/>
        <w:ind w:firstLine="142"/>
      </w:pPr>
      <w:r>
        <w:t xml:space="preserve">To deal with unbalanced data sets, we found the following two articles. </w:t>
      </w:r>
      <w:r w:rsidR="292EDE8F">
        <w:t>(M. Mayo, 2024)</w:t>
      </w:r>
      <w:r w:rsidR="005F0459">
        <w:t xml:space="preserve"> </w:t>
      </w:r>
      <w:r w:rsidR="00D64B30">
        <w:fldChar w:fldCharType="begin"/>
      </w:r>
      <w:r w:rsidR="00D64B30">
        <w:instrText xml:space="preserve"> REF _Ref184481878 \r \h </w:instrText>
      </w:r>
      <w:r w:rsidR="00D64B30">
        <w:fldChar w:fldCharType="separate"/>
      </w:r>
      <w:r w:rsidR="00125D6C">
        <w:t>[3]</w:t>
      </w:r>
      <w:r w:rsidR="00D64B30">
        <w:fldChar w:fldCharType="end"/>
      </w:r>
      <w:r w:rsidR="00D64B30">
        <w:t xml:space="preserve"> </w:t>
      </w:r>
      <w:r>
        <w:t>Th</w:t>
      </w:r>
      <w:r w:rsidR="1F28ABBC">
        <w:t>is</w:t>
      </w:r>
      <w:r>
        <w:t xml:space="preserve"> </w:t>
      </w:r>
      <w:r w:rsidR="1723F30A">
        <w:t>artic</w:t>
      </w:r>
      <w:r w:rsidR="004166E8">
        <w:t>le</w:t>
      </w:r>
      <w:r>
        <w:t xml:space="preserve"> discusses what metrics and methods can be applied in general to an unbalanced dataset. </w:t>
      </w:r>
      <w:r w:rsidR="0D5F12BA">
        <w:t xml:space="preserve">These are data resampling, algorithmic ensemble methods, </w:t>
      </w:r>
      <w:r w:rsidR="541B684E">
        <w:t>adjusting</w:t>
      </w:r>
      <w:r w:rsidR="5E3E2390">
        <w:t xml:space="preserve"> class weights, using appropriate evaluation metrics,</w:t>
      </w:r>
      <w:r w:rsidR="0D5F12BA">
        <w:t xml:space="preserve"> </w:t>
      </w:r>
      <w:r w:rsidR="2AF703C8">
        <w:t>g</w:t>
      </w:r>
      <w:r w:rsidR="5E3E2390">
        <w:t>enerat</w:t>
      </w:r>
      <w:r w:rsidR="2234A6DE">
        <w:t>ing</w:t>
      </w:r>
      <w:r w:rsidR="5E3E2390">
        <w:t xml:space="preserve"> </w:t>
      </w:r>
      <w:r w:rsidR="2CF7E933">
        <w:t>s</w:t>
      </w:r>
      <w:r w:rsidR="5E3E2390">
        <w:t xml:space="preserve">ynthetic </w:t>
      </w:r>
      <w:r w:rsidR="658776A4">
        <w:t>s</w:t>
      </w:r>
      <w:r w:rsidR="5E3E2390">
        <w:t>amples</w:t>
      </w:r>
      <w:r w:rsidR="69B3E20E">
        <w:t>. A</w:t>
      </w:r>
      <w:r>
        <w:t>mong these, we finally used</w:t>
      </w:r>
      <w:r w:rsidR="26CFC961">
        <w:t xml:space="preserve"> </w:t>
      </w:r>
      <w:r>
        <w:t>data enrichment and class weighting.</w:t>
      </w:r>
      <w:r w:rsidR="23C7C4E1">
        <w:t xml:space="preserve"> </w:t>
      </w:r>
      <w:r w:rsidR="6EFE63CD">
        <w:t>(Yun-Chun Wang, Ching-Hsue Cheng, 2021)</w:t>
      </w:r>
      <w:r w:rsidR="005F0459">
        <w:t xml:space="preserve"> </w:t>
      </w:r>
      <w:r w:rsidR="005F0459">
        <w:fldChar w:fldCharType="begin"/>
      </w:r>
      <w:r w:rsidR="005F0459">
        <w:instrText xml:space="preserve"> REF _Ref184481449 \r \h </w:instrText>
      </w:r>
      <w:r w:rsidR="005F0459">
        <w:fldChar w:fldCharType="separate"/>
      </w:r>
      <w:r w:rsidR="00125D6C">
        <w:t>[4]</w:t>
      </w:r>
      <w:r w:rsidR="005F0459">
        <w:fldChar w:fldCharType="end"/>
      </w:r>
      <w:r w:rsidR="6EFE63CD">
        <w:t xml:space="preserve"> </w:t>
      </w:r>
      <w:r w:rsidR="23C7C4E1">
        <w:t>Th</w:t>
      </w:r>
      <w:r w:rsidR="225B9CFE">
        <w:t>is work</w:t>
      </w:r>
      <w:r w:rsidR="23C7C4E1">
        <w:t xml:space="preserve"> presents a concrete data processing workflow that the authors of the article used to achieve good results in the classification process.</w:t>
      </w:r>
    </w:p>
    <w:p w14:paraId="3BD268FC" w14:textId="6DD97C4D" w:rsidR="47D5A0DA" w:rsidRDefault="47D5A0DA" w:rsidP="397B1267">
      <w:pPr>
        <w:pStyle w:val="Cmsor2"/>
      </w:pPr>
      <w:r>
        <w:t xml:space="preserve"> Skin cancer classification</w:t>
      </w:r>
    </w:p>
    <w:p w14:paraId="73E19FC4" w14:textId="6285732C" w:rsidR="47D5A0DA" w:rsidRDefault="40A9B369" w:rsidP="000656E9">
      <w:pPr>
        <w:spacing w:after="240"/>
        <w:ind w:firstLine="202"/>
        <w:jc w:val="both"/>
      </w:pPr>
      <w:r w:rsidRPr="397B1267">
        <w:t xml:space="preserve">We also used articles on the classification methods used to identify skin cancer. There were also two that provided an overview report of what some models have achieved so far in other projects. </w:t>
      </w:r>
      <w:r w:rsidR="2B994E1D" w:rsidRPr="397B1267">
        <w:t>(Maryam N, Syed Q. G</w:t>
      </w:r>
      <w:r w:rsidR="300D4361" w:rsidRPr="397B1267">
        <w:t xml:space="preserve">. </w:t>
      </w:r>
      <w:proofErr w:type="spellStart"/>
      <w:r w:rsidR="22905E98" w:rsidRPr="397B1267">
        <w:t>etal</w:t>
      </w:r>
      <w:proofErr w:type="spellEnd"/>
      <w:r w:rsidR="22905E98" w:rsidRPr="397B1267">
        <w:t>.</w:t>
      </w:r>
      <w:r w:rsidR="300D4361" w:rsidRPr="397B1267">
        <w:t>, 2023</w:t>
      </w:r>
      <w:r w:rsidR="2B994E1D" w:rsidRPr="397B1267">
        <w:t>)</w:t>
      </w:r>
      <w:r w:rsidR="005F0459">
        <w:t xml:space="preserve"> </w:t>
      </w:r>
      <w:r w:rsidR="00C63411">
        <w:fldChar w:fldCharType="begin"/>
      </w:r>
      <w:r w:rsidR="00C63411">
        <w:instrText xml:space="preserve"> REF _Ref184481517 \r \h </w:instrText>
      </w:r>
      <w:r w:rsidR="00C63411">
        <w:fldChar w:fldCharType="separate"/>
      </w:r>
      <w:r w:rsidR="00125D6C">
        <w:t>[5]</w:t>
      </w:r>
      <w:r w:rsidR="00C63411">
        <w:fldChar w:fldCharType="end"/>
      </w:r>
      <w:r w:rsidR="63963126" w:rsidRPr="397B1267">
        <w:t xml:space="preserve"> </w:t>
      </w:r>
      <w:r w:rsidR="6EE9CD27" w:rsidRPr="397B1267">
        <w:t>In this citation t</w:t>
      </w:r>
      <w:r w:rsidRPr="397B1267">
        <w:t xml:space="preserve">he </w:t>
      </w:r>
      <w:proofErr w:type="spellStart"/>
      <w:r w:rsidRPr="397B1267">
        <w:t>AlexNet</w:t>
      </w:r>
      <w:proofErr w:type="spellEnd"/>
      <w:r w:rsidRPr="397B1267">
        <w:t xml:space="preserve">, </w:t>
      </w:r>
      <w:proofErr w:type="spellStart"/>
      <w:r w:rsidRPr="397B1267">
        <w:t>ResNet</w:t>
      </w:r>
      <w:proofErr w:type="spellEnd"/>
      <w:r w:rsidRPr="397B1267">
        <w:t xml:space="preserve">, VGG, </w:t>
      </w:r>
      <w:proofErr w:type="spellStart"/>
      <w:r w:rsidRPr="397B1267">
        <w:t>MobileNet</w:t>
      </w:r>
      <w:proofErr w:type="spellEnd"/>
      <w:r w:rsidRPr="397B1267">
        <w:t xml:space="preserve">, </w:t>
      </w:r>
      <w:proofErr w:type="spellStart"/>
      <w:r w:rsidRPr="397B1267">
        <w:t>DenseNet</w:t>
      </w:r>
      <w:proofErr w:type="spellEnd"/>
      <w:r w:rsidRPr="397B1267">
        <w:t xml:space="preserve"> models and their improved versions for classification were discussed. These models were then compared with each other based on their performance. This shows that </w:t>
      </w:r>
      <w:proofErr w:type="spellStart"/>
      <w:r w:rsidRPr="397B1267">
        <w:t>AlexNet</w:t>
      </w:r>
      <w:proofErr w:type="spellEnd"/>
      <w:r w:rsidRPr="397B1267">
        <w:t xml:space="preserve"> achieved </w:t>
      </w:r>
      <w:r w:rsidRPr="397B1267">
        <w:lastRenderedPageBreak/>
        <w:t>98.33%, MobileNetV2 98.2%, ResNet101 and DenseNet201 98.7% accuracy.</w:t>
      </w:r>
      <w:r w:rsidR="019CF6E5" w:rsidRPr="397B1267">
        <w:t xml:space="preserve"> (</w:t>
      </w:r>
      <w:proofErr w:type="spellStart"/>
      <w:r w:rsidR="019CF6E5" w:rsidRPr="397B1267">
        <w:t>Yinhao</w:t>
      </w:r>
      <w:proofErr w:type="spellEnd"/>
      <w:r w:rsidR="019CF6E5" w:rsidRPr="397B1267">
        <w:t xml:space="preserve"> W., Bin C. </w:t>
      </w:r>
      <w:proofErr w:type="spellStart"/>
      <w:r w:rsidR="733AA138" w:rsidRPr="397B1267">
        <w:t>etal</w:t>
      </w:r>
      <w:proofErr w:type="spellEnd"/>
      <w:r w:rsidR="733AA138" w:rsidRPr="397B1267">
        <w:t>.</w:t>
      </w:r>
      <w:r w:rsidR="019CF6E5" w:rsidRPr="397B1267">
        <w:t>, 2022)</w:t>
      </w:r>
      <w:r w:rsidR="003956CE">
        <w:t xml:space="preserve"> </w:t>
      </w:r>
      <w:r w:rsidR="002F41AA">
        <w:fldChar w:fldCharType="begin"/>
      </w:r>
      <w:r w:rsidR="002F41AA">
        <w:instrText xml:space="preserve"> REF _Ref184481544 \r \h </w:instrText>
      </w:r>
      <w:r w:rsidR="002F41AA">
        <w:fldChar w:fldCharType="separate"/>
      </w:r>
      <w:r w:rsidR="00125D6C">
        <w:t>[6]</w:t>
      </w:r>
      <w:r w:rsidR="002F41AA">
        <w:fldChar w:fldCharType="end"/>
      </w:r>
      <w:r w:rsidR="6AD80C57" w:rsidRPr="397B1267">
        <w:t xml:space="preserve"> </w:t>
      </w:r>
      <w:r w:rsidR="31BD5BF8" w:rsidRPr="397B1267">
        <w:t>This work t</w:t>
      </w:r>
      <w:r w:rsidR="6AD80C57" w:rsidRPr="397B1267">
        <w:t>hough w</w:t>
      </w:r>
      <w:r w:rsidR="0899600C" w:rsidRPr="397B1267">
        <w:t>as</w:t>
      </w:r>
      <w:r w:rsidR="6AD80C57" w:rsidRPr="397B1267">
        <w:t xml:space="preserve"> stating that these models</w:t>
      </w:r>
      <w:r w:rsidR="66EA782E" w:rsidRPr="397B1267">
        <w:t xml:space="preserve"> </w:t>
      </w:r>
      <w:r w:rsidR="0EF818EF" w:rsidRPr="397B1267">
        <w:t>achieved</w:t>
      </w:r>
      <w:r w:rsidR="66EA782E" w:rsidRPr="397B1267">
        <w:t xml:space="preserve"> other results. </w:t>
      </w:r>
      <w:r w:rsidR="07DD50B1" w:rsidRPr="397B1267">
        <w:t xml:space="preserve">This could be </w:t>
      </w:r>
      <w:proofErr w:type="gramStart"/>
      <w:r w:rsidR="07DD50B1" w:rsidRPr="397B1267">
        <w:t>due to the fact that</w:t>
      </w:r>
      <w:proofErr w:type="gramEnd"/>
      <w:r w:rsidR="07DD50B1" w:rsidRPr="397B1267">
        <w:t xml:space="preserve"> the article is one year earlier than the </w:t>
      </w:r>
      <w:r w:rsidR="1F8B4BFD" w:rsidRPr="397B1267">
        <w:t>first one.</w:t>
      </w:r>
      <w:r w:rsidR="00AB3655">
        <w:t xml:space="preserve"> </w:t>
      </w:r>
      <w:r w:rsidR="008E01CA">
        <w:t xml:space="preserve"> (</w:t>
      </w:r>
      <w:r w:rsidR="00B771B0" w:rsidRPr="00357744">
        <w:t>Hosny, K.M., Kassem, M.A. &amp; Fouad, M.M.</w:t>
      </w:r>
      <w:r w:rsidR="00B771B0">
        <w:t>, 2020</w:t>
      </w:r>
      <w:r w:rsidR="008E01CA">
        <w:t>)</w:t>
      </w:r>
      <w:r w:rsidR="008149C3">
        <w:t xml:space="preserve"> </w:t>
      </w:r>
      <w:r w:rsidR="0017789D">
        <w:fldChar w:fldCharType="begin"/>
      </w:r>
      <w:r w:rsidR="0017789D">
        <w:instrText xml:space="preserve"> REF _Ref184482259 \r \h </w:instrText>
      </w:r>
      <w:r w:rsidR="0017789D">
        <w:fldChar w:fldCharType="separate"/>
      </w:r>
      <w:r w:rsidR="00125D6C">
        <w:t>[7]</w:t>
      </w:r>
      <w:r w:rsidR="0017789D">
        <w:fldChar w:fldCharType="end"/>
      </w:r>
      <w:r w:rsidR="00B771B0">
        <w:t xml:space="preserve"> </w:t>
      </w:r>
      <w:r w:rsidR="008E5121" w:rsidRPr="008E5121">
        <w:t xml:space="preserve">In this article, the </w:t>
      </w:r>
      <w:proofErr w:type="spellStart"/>
      <w:r w:rsidR="008E5121" w:rsidRPr="008E5121">
        <w:t>AlexNet</w:t>
      </w:r>
      <w:proofErr w:type="spellEnd"/>
      <w:r w:rsidR="008E5121" w:rsidRPr="008E5121">
        <w:t xml:space="preserve"> network was transfer trained that achieved an outstanding result on the 2018 ISIC dataset, classifying the skin lesions in the images into not just 2 but 7 classes.</w:t>
      </w:r>
      <w:r w:rsidR="0066707F">
        <w:t xml:space="preserve"> </w:t>
      </w:r>
      <w:r w:rsidR="0066707F" w:rsidRPr="0066707F">
        <w:t>The achieved percentages are 98.70%, 95.60%, 99.27%, and 95.06% for accuracy, sensitivity, specificity, and precision, respectively.</w:t>
      </w:r>
    </w:p>
    <w:p w14:paraId="2D419269" w14:textId="029F5D98" w:rsidR="17457CE3" w:rsidRDefault="17457CE3" w:rsidP="000656E9">
      <w:pPr>
        <w:spacing w:after="240"/>
        <w:ind w:firstLine="204"/>
        <w:jc w:val="both"/>
      </w:pPr>
      <w:r w:rsidRPr="397B1267">
        <w:t xml:space="preserve">(Rupali K. S., Md. </w:t>
      </w:r>
      <w:proofErr w:type="spellStart"/>
      <w:r w:rsidRPr="397B1267">
        <w:t>Shahinur</w:t>
      </w:r>
      <w:proofErr w:type="spellEnd"/>
      <w:r w:rsidRPr="397B1267">
        <w:t xml:space="preserve"> A., </w:t>
      </w:r>
      <w:proofErr w:type="spellStart"/>
      <w:r w:rsidRPr="397B1267">
        <w:t>etal</w:t>
      </w:r>
      <w:proofErr w:type="spellEnd"/>
      <w:r w:rsidRPr="397B1267">
        <w:t>., 2022)</w:t>
      </w:r>
      <w:r w:rsidR="002F41AA">
        <w:t xml:space="preserve"> </w:t>
      </w:r>
      <w:r w:rsidR="002F41AA">
        <w:fldChar w:fldCharType="begin"/>
      </w:r>
      <w:r w:rsidR="002F41AA">
        <w:instrText xml:space="preserve"> REF _Ref184481560 \r \h </w:instrText>
      </w:r>
      <w:r w:rsidR="002F41AA">
        <w:fldChar w:fldCharType="separate"/>
      </w:r>
      <w:r w:rsidR="00125D6C">
        <w:t>[8]</w:t>
      </w:r>
      <w:r w:rsidR="002F41AA">
        <w:fldChar w:fldCharType="end"/>
      </w:r>
      <w:r w:rsidR="1292D978" w:rsidRPr="397B1267">
        <w:t xml:space="preserve"> </w:t>
      </w:r>
      <w:r w:rsidRPr="397B1267">
        <w:t>This work talk</w:t>
      </w:r>
      <w:r w:rsidR="369CEABE" w:rsidRPr="397B1267">
        <w:t>s</w:t>
      </w:r>
      <w:r w:rsidR="1E73B54D" w:rsidRPr="397B1267">
        <w:t xml:space="preserve"> about a model that can run on low power machines. However, this article was also interesting for us because it presented a hair removal algorithm that could significantly improve the accuracy of the model.</w:t>
      </w:r>
      <w:r w:rsidR="008E01CA">
        <w:t xml:space="preserve"> </w:t>
      </w:r>
    </w:p>
    <w:p w14:paraId="6DE725D6" w14:textId="555A308D" w:rsidR="00FB7A2A" w:rsidRDefault="00FB7A2A" w:rsidP="000656E9">
      <w:pPr>
        <w:spacing w:after="240"/>
        <w:ind w:firstLine="204"/>
        <w:jc w:val="both"/>
      </w:pPr>
      <w:r>
        <w:t>(</w:t>
      </w:r>
      <w:r w:rsidRPr="00511AD5">
        <w:t xml:space="preserve">Esteva, A., </w:t>
      </w:r>
      <w:proofErr w:type="spellStart"/>
      <w:r w:rsidRPr="00511AD5">
        <w:t>Kuprel</w:t>
      </w:r>
      <w:proofErr w:type="spellEnd"/>
      <w:r w:rsidRPr="00511AD5">
        <w:t>, B., Novoa, R. </w:t>
      </w:r>
      <w:proofErr w:type="spellStart"/>
      <w:r w:rsidRPr="00FB7A2A">
        <w:t>etal</w:t>
      </w:r>
      <w:proofErr w:type="spellEnd"/>
      <w:r>
        <w:rPr>
          <w:i/>
          <w:iCs/>
        </w:rPr>
        <w:t xml:space="preserve">., </w:t>
      </w:r>
      <w:r>
        <w:t>2017</w:t>
      </w:r>
      <w:r w:rsidRPr="00FB7A2A">
        <w:t>)</w:t>
      </w:r>
      <w:r w:rsidR="00215E6A">
        <w:t xml:space="preserve"> </w:t>
      </w:r>
      <w:r w:rsidR="00B1728C">
        <w:fldChar w:fldCharType="begin"/>
      </w:r>
      <w:r w:rsidR="00B1728C">
        <w:instrText xml:space="preserve"> REF _Ref184483715 \r \h </w:instrText>
      </w:r>
      <w:r w:rsidR="00B1728C">
        <w:fldChar w:fldCharType="separate"/>
      </w:r>
      <w:r w:rsidR="00125D6C">
        <w:t>[9]</w:t>
      </w:r>
      <w:r w:rsidR="00B1728C">
        <w:fldChar w:fldCharType="end"/>
      </w:r>
      <w:r w:rsidR="00060593">
        <w:t xml:space="preserve"> </w:t>
      </w:r>
      <w:r w:rsidR="00546F87" w:rsidRPr="00546F87">
        <w:t>This article presents the construction of a proprietary CNN model for the detection of malignant skin lesions. The accuracy of the solution has been compared with the expertise of dermatologists and it has been shown that the model achieves this knowledge.</w:t>
      </w:r>
    </w:p>
    <w:p w14:paraId="31F73550" w14:textId="5A41D42D" w:rsidR="00B3004E" w:rsidRDefault="00B3004E" w:rsidP="00B3004E">
      <w:pPr>
        <w:pStyle w:val="Cmsor2"/>
      </w:pPr>
      <w:r>
        <w:t>Data preprocessing</w:t>
      </w:r>
    </w:p>
    <w:p w14:paraId="3A98EA02" w14:textId="6E6FADE0" w:rsidR="00B3004E" w:rsidRDefault="00B3004E" w:rsidP="00F717D2">
      <w:pPr>
        <w:spacing w:after="240"/>
        <w:ind w:firstLine="204"/>
        <w:jc w:val="both"/>
      </w:pPr>
      <w:r>
        <w:t>(</w:t>
      </w:r>
      <w:r w:rsidRPr="00B3004E">
        <w:t>Viknesh, C. K., Kumar, P. N., Seetharaman, R., &amp; Anitha, D.</w:t>
      </w:r>
      <w:r>
        <w:t xml:space="preserve">, </w:t>
      </w:r>
      <w:r w:rsidRPr="00B3004E">
        <w:t>2023)</w:t>
      </w:r>
      <w:r w:rsidR="00F717D2">
        <w:t xml:space="preserve"> </w:t>
      </w:r>
      <w:r w:rsidR="00437690">
        <w:fldChar w:fldCharType="begin"/>
      </w:r>
      <w:r w:rsidR="00437690">
        <w:instrText xml:space="preserve"> REF _Ref184482818 \r \h </w:instrText>
      </w:r>
      <w:r w:rsidR="00437690">
        <w:fldChar w:fldCharType="separate"/>
      </w:r>
      <w:r w:rsidR="00125D6C">
        <w:t>[10]</w:t>
      </w:r>
      <w:r w:rsidR="00437690">
        <w:fldChar w:fldCharType="end"/>
      </w:r>
      <w:r w:rsidR="00437690">
        <w:t xml:space="preserve"> </w:t>
      </w:r>
      <w:r w:rsidR="00F717D2" w:rsidRPr="00F717D2">
        <w:t>This paper discusses how different image processing techniques can be used to improve the accuracy of models on ISIC datasets. It describes in detail these techniques and how this has affected the results of the models.</w:t>
      </w:r>
    </w:p>
    <w:p w14:paraId="24D51136" w14:textId="2141F2ED" w:rsidR="01ED9F7E" w:rsidRDefault="01ED9F7E" w:rsidP="397B1267">
      <w:pPr>
        <w:pStyle w:val="Cmsor2"/>
      </w:pPr>
      <w:r>
        <w:t xml:space="preserve"> Data enrichment</w:t>
      </w:r>
    </w:p>
    <w:p w14:paraId="4BAF05A4" w14:textId="1BB74072" w:rsidR="397B1267" w:rsidRDefault="4E3704C1" w:rsidP="000656E9">
      <w:pPr>
        <w:ind w:firstLine="202"/>
        <w:jc w:val="both"/>
      </w:pPr>
      <w:r>
        <w:t>(Thomas W. Sederberg, Scott R. Parry, 1986)</w:t>
      </w:r>
      <w:r w:rsidR="002F41AA">
        <w:t xml:space="preserve"> </w:t>
      </w:r>
      <w:r w:rsidR="002F41AA">
        <w:fldChar w:fldCharType="begin"/>
      </w:r>
      <w:r w:rsidR="002F41AA">
        <w:instrText xml:space="preserve"> REF _Ref184481577 \r \h </w:instrText>
      </w:r>
      <w:r w:rsidR="002F41AA">
        <w:fldChar w:fldCharType="separate"/>
      </w:r>
      <w:r w:rsidR="00125D6C">
        <w:t>[11]</w:t>
      </w:r>
      <w:r w:rsidR="002F41AA">
        <w:fldChar w:fldCharType="end"/>
      </w:r>
      <w:r>
        <w:t xml:space="preserve"> </w:t>
      </w:r>
      <w:r w:rsidR="41482140">
        <w:t xml:space="preserve">This work talks about a </w:t>
      </w:r>
      <w:r w:rsidR="325DF927">
        <w:t>data enrichment method that uses non-affine transformation to generate new images. The essence of this is that the image is filtered as if a canvas were being folded on a flat surface.</w:t>
      </w:r>
    </w:p>
    <w:p w14:paraId="3C133112" w14:textId="34E4C5A7" w:rsidR="00ED6BCC" w:rsidRDefault="006603A9" w:rsidP="00ED6BCC">
      <w:pPr>
        <w:pStyle w:val="Cmsor2"/>
      </w:pPr>
      <w:r>
        <w:t xml:space="preserve">Systematic </w:t>
      </w:r>
      <w:r w:rsidR="00135FB6">
        <w:t xml:space="preserve">method for </w:t>
      </w:r>
      <w:r w:rsidR="007A72F3">
        <w:t>malignant detection</w:t>
      </w:r>
    </w:p>
    <w:p w14:paraId="64A0DA18" w14:textId="30306937" w:rsidR="00ED6BCC" w:rsidRDefault="0040634E" w:rsidP="000656E9">
      <w:pPr>
        <w:ind w:firstLine="202"/>
        <w:jc w:val="both"/>
      </w:pPr>
      <w:r>
        <w:t>(</w:t>
      </w:r>
      <w:r w:rsidR="004F7E1C" w:rsidRPr="00576F7D">
        <w:t>Ebrahim Mohammed Senan, Mukti E Jadhav</w:t>
      </w:r>
      <w:r w:rsidR="004F7E1C">
        <w:t xml:space="preserve">, </w:t>
      </w:r>
      <w:r w:rsidR="00E71332">
        <w:t>2021</w:t>
      </w:r>
      <w:r>
        <w:t>)</w:t>
      </w:r>
      <w:r w:rsidR="00F03057">
        <w:t xml:space="preserve"> </w:t>
      </w:r>
      <w:r w:rsidR="00F03057">
        <w:fldChar w:fldCharType="begin"/>
      </w:r>
      <w:r w:rsidR="00F03057">
        <w:instrText xml:space="preserve"> REF _Ref184483770 \r \h </w:instrText>
      </w:r>
      <w:r w:rsidR="00F03057">
        <w:fldChar w:fldCharType="separate"/>
      </w:r>
      <w:r w:rsidR="00125D6C">
        <w:t>[12]</w:t>
      </w:r>
      <w:r w:rsidR="00F03057">
        <w:fldChar w:fldCharType="end"/>
      </w:r>
      <w:r>
        <w:t xml:space="preserve"> </w:t>
      </w:r>
      <w:r w:rsidR="007F420E" w:rsidRPr="007F420E">
        <w:t xml:space="preserve">This article shows the so-called ABCD method, which can be used to detect systematic malignant lesions. The acronym is derived from: asymmetry, borders, </w:t>
      </w:r>
      <w:proofErr w:type="spellStart"/>
      <w:r w:rsidR="007F420E" w:rsidRPr="007F420E">
        <w:t>colours</w:t>
      </w:r>
      <w:proofErr w:type="spellEnd"/>
      <w:r w:rsidR="007F420E" w:rsidRPr="007F420E">
        <w:t xml:space="preserve"> and diameter.</w:t>
      </w:r>
      <w:r w:rsidR="00E10F29">
        <w:t xml:space="preserve"> </w:t>
      </w:r>
      <w:r w:rsidR="00E10F29" w:rsidRPr="00E10F29">
        <w:t xml:space="preserve">It demonstrates how the method is composed of elements and how it performs as a fundamentally non-artificial </w:t>
      </w:r>
      <w:proofErr w:type="gramStart"/>
      <w:r w:rsidR="00E10F29" w:rsidRPr="00E10F29">
        <w:t>intelligence based</w:t>
      </w:r>
      <w:proofErr w:type="gramEnd"/>
      <w:r w:rsidR="00E10F29" w:rsidRPr="00E10F29">
        <w:t xml:space="preserve"> solution on a given test dataset.</w:t>
      </w:r>
    </w:p>
    <w:p w14:paraId="6EF72A1A" w14:textId="0C96315F" w:rsidR="00E97B99" w:rsidRDefault="00F9726D" w:rsidP="00E97B99">
      <w:pPr>
        <w:pStyle w:val="Cmsor1"/>
      </w:pPr>
      <w:r>
        <w:t xml:space="preserve">Data </w:t>
      </w:r>
      <w:r w:rsidR="003F5FFD">
        <w:t>processing</w:t>
      </w:r>
    </w:p>
    <w:p w14:paraId="1B170F39" w14:textId="0C75447B" w:rsidR="00E97B99" w:rsidRDefault="00A42C96" w:rsidP="000656E9">
      <w:pPr>
        <w:pStyle w:val="Text"/>
        <w:spacing w:after="240"/>
        <w:ind w:firstLine="204"/>
      </w:pPr>
      <w:r w:rsidRPr="00A42C96">
        <w:t xml:space="preserve">At the beginning of the work, we collected the ISIC 2024 dataset made available at the </w:t>
      </w:r>
      <w:r w:rsidR="00F03057">
        <w:t>K</w:t>
      </w:r>
      <w:r w:rsidRPr="00A42C96">
        <w:t xml:space="preserve">aggle competition, which for efficient work we also uploaded to a dedicated </w:t>
      </w:r>
      <w:proofErr w:type="spellStart"/>
      <w:r w:rsidRPr="00A42C96">
        <w:t>DropBox</w:t>
      </w:r>
      <w:proofErr w:type="spellEnd"/>
      <w:r w:rsidRPr="00A42C96">
        <w:t xml:space="preserve"> repository so that team members could easily access and use it during the modelling</w:t>
      </w:r>
      <w:r w:rsidR="6CC6E43B">
        <w:t>.</w:t>
      </w:r>
      <w:r w:rsidR="00A90BE6">
        <w:t xml:space="preserve"> </w:t>
      </w:r>
      <w:r w:rsidR="7C392064">
        <w:t xml:space="preserve"> </w:t>
      </w:r>
      <w:r w:rsidR="00535308" w:rsidRPr="00A73C82">
        <w:rPr>
          <w:rStyle w:val="Kiemels2"/>
          <w:b w:val="0"/>
          <w:bCs w:val="0"/>
        </w:rPr>
        <w:t>The dataset contains every lesion from a subset of thousands of patients seen between the years 2015 and 2024 across nine institutions and three continents.</w:t>
      </w:r>
    </w:p>
    <w:p w14:paraId="5EAFC736" w14:textId="5D415947" w:rsidR="00E97B99" w:rsidRDefault="00EE3C45" w:rsidP="00E97B99">
      <w:pPr>
        <w:pStyle w:val="Cmsor2"/>
      </w:pPr>
      <w:r>
        <w:t>Features</w:t>
      </w:r>
    </w:p>
    <w:p w14:paraId="2091099A" w14:textId="6C97E173" w:rsidR="007C3122" w:rsidRDefault="00535308" w:rsidP="000656E9">
      <w:pPr>
        <w:pStyle w:val="Text"/>
        <w:spacing w:after="240"/>
        <w:ind w:firstLine="204"/>
      </w:pPr>
      <w:r w:rsidRPr="00A90BE6">
        <w:t xml:space="preserve">The dataset consists of diagnostically labelled images with additional metadata. The images are JPEGs. The associated .csv file contains a binary diagnostic label (target), potential input variables (e.g. </w:t>
      </w:r>
      <w:proofErr w:type="spellStart"/>
      <w:r w:rsidRPr="00A90BE6">
        <w:t>age_approx</w:t>
      </w:r>
      <w:proofErr w:type="spellEnd"/>
      <w:r w:rsidRPr="00A90BE6">
        <w:t xml:space="preserve">, sex, </w:t>
      </w:r>
      <w:proofErr w:type="spellStart"/>
      <w:r w:rsidRPr="00A90BE6">
        <w:t>anatom_site_general</w:t>
      </w:r>
      <w:proofErr w:type="spellEnd"/>
      <w:r w:rsidRPr="00A90BE6">
        <w:t>, etc.), and additional attributes (e.g. image source and precise diagnosis).</w:t>
      </w:r>
      <w:r w:rsidR="007E29BE">
        <w:t xml:space="preserve"> </w:t>
      </w:r>
      <w:r w:rsidR="007E29BE" w:rsidRPr="007E29BE">
        <w:t>To mimic non-</w:t>
      </w:r>
      <w:proofErr w:type="spellStart"/>
      <w:r w:rsidR="007E29BE" w:rsidRPr="007E29BE">
        <w:t>dermoscopic</w:t>
      </w:r>
      <w:proofErr w:type="spellEnd"/>
      <w:r w:rsidR="007E29BE" w:rsidRPr="007E29BE">
        <w:t xml:space="preserve"> images, </w:t>
      </w:r>
      <w:r w:rsidR="00226BA1">
        <w:t>the</w:t>
      </w:r>
      <w:r w:rsidR="007E29BE" w:rsidRPr="007E29BE">
        <w:t xml:space="preserve"> </w:t>
      </w:r>
      <w:r w:rsidR="00426854">
        <w:t>Kaggle competition</w:t>
      </w:r>
      <w:r w:rsidR="007E29BE" w:rsidRPr="007E29BE">
        <w:t xml:space="preserve"> uses standardized cropped lesion-images of lesions from 3D Total Body Photography (TBP). </w:t>
      </w:r>
    </w:p>
    <w:p w14:paraId="0DC64575" w14:textId="0C463E77" w:rsidR="009A2AFE" w:rsidRDefault="007C3122" w:rsidP="000656E9">
      <w:pPr>
        <w:pStyle w:val="Text"/>
        <w:spacing w:after="240"/>
        <w:ind w:firstLine="204"/>
      </w:pPr>
      <w:r w:rsidRPr="007C3122">
        <w:t xml:space="preserve">The </w:t>
      </w:r>
      <w:r w:rsidR="00742970">
        <w:fldChar w:fldCharType="begin"/>
      </w:r>
      <w:r w:rsidR="00742970">
        <w:instrText xml:space="preserve"> REF _Ref184391951 \h </w:instrText>
      </w:r>
      <w:r w:rsidR="00742970">
        <w:fldChar w:fldCharType="separate"/>
      </w:r>
      <w:r w:rsidR="00125D6C">
        <w:rPr>
          <w:rStyle w:val="Kiemels2"/>
          <w:b w:val="0"/>
          <w:bCs w:val="0"/>
          <w:noProof/>
        </w:rPr>
        <w:t>1</w:t>
      </w:r>
      <w:r w:rsidR="00125D6C">
        <w:t>. Figure</w:t>
      </w:r>
      <w:r w:rsidR="00742970">
        <w:fldChar w:fldCharType="end"/>
      </w:r>
      <w:r w:rsidRPr="007C3122">
        <w:t xml:space="preserve"> shows 9 images taken from the </w:t>
      </w:r>
      <w:r w:rsidR="00742970">
        <w:t>training</w:t>
      </w:r>
      <w:r w:rsidRPr="007C3122">
        <w:t xml:space="preserve"> dataset, including images of malignant lesions. The dimensions of each image vary, but at least it is guaranteed that the images have been properly cropped. The skin areas in the images also contain hair, which in some cases obscures interesting details of the lesion.</w:t>
      </w:r>
    </w:p>
    <w:p w14:paraId="6908C837" w14:textId="77777777" w:rsidR="0007293B" w:rsidRDefault="004E1893" w:rsidP="0007293B">
      <w:pPr>
        <w:pStyle w:val="Kp"/>
        <w:keepNext/>
      </w:pPr>
      <w:r>
        <w:drawing>
          <wp:inline distT="0" distB="0" distL="0" distR="0" wp14:anchorId="4817C6BC" wp14:editId="13A8862F">
            <wp:extent cx="2880000" cy="2881724"/>
            <wp:effectExtent l="0" t="0" r="0" b="0"/>
            <wp:docPr id="12411969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881724"/>
                    </a:xfrm>
                    <a:prstGeom prst="rect">
                      <a:avLst/>
                    </a:prstGeom>
                    <a:noFill/>
                    <a:ln>
                      <a:noFill/>
                    </a:ln>
                  </pic:spPr>
                </pic:pic>
              </a:graphicData>
            </a:graphic>
          </wp:inline>
        </w:drawing>
      </w:r>
    </w:p>
    <w:bookmarkStart w:id="3" w:name="_Ref184391951"/>
    <w:p w14:paraId="3D1C78C8" w14:textId="4B9CC57E" w:rsidR="00A22B2C" w:rsidRDefault="0007293B" w:rsidP="00A22B2C">
      <w:pPr>
        <w:pStyle w:val="Kpalrs"/>
        <w:jc w:val="both"/>
      </w:pPr>
      <w:r>
        <w:rPr>
          <w:rStyle w:val="Kiemels2"/>
          <w:b w:val="0"/>
          <w:bCs w:val="0"/>
        </w:rPr>
        <w:fldChar w:fldCharType="begin"/>
      </w:r>
      <w:r>
        <w:rPr>
          <w:rStyle w:val="Kiemels2"/>
          <w:b w:val="0"/>
          <w:bCs w:val="0"/>
        </w:rPr>
        <w:instrText xml:space="preserve"> SEQ Figure \* ARABIC </w:instrText>
      </w:r>
      <w:r>
        <w:rPr>
          <w:rStyle w:val="Kiemels2"/>
          <w:b w:val="0"/>
          <w:bCs w:val="0"/>
        </w:rPr>
        <w:fldChar w:fldCharType="separate"/>
      </w:r>
      <w:r w:rsidR="00125D6C">
        <w:rPr>
          <w:rStyle w:val="Kiemels2"/>
          <w:b w:val="0"/>
          <w:bCs w:val="0"/>
          <w:noProof/>
        </w:rPr>
        <w:t>1</w:t>
      </w:r>
      <w:r>
        <w:rPr>
          <w:rStyle w:val="Kiemels2"/>
          <w:b w:val="0"/>
          <w:bCs w:val="0"/>
        </w:rPr>
        <w:fldChar w:fldCharType="end"/>
      </w:r>
      <w:r>
        <w:t>. Figure</w:t>
      </w:r>
      <w:bookmarkEnd w:id="3"/>
      <w:r>
        <w:t xml:space="preserve"> </w:t>
      </w:r>
      <w:r w:rsidRPr="00A34986">
        <w:t>Images of the part of the dataset showing a malignant lesion</w:t>
      </w:r>
      <w:r>
        <w:t>.</w:t>
      </w:r>
    </w:p>
    <w:p w14:paraId="3155D4A9" w14:textId="69CB9C6D" w:rsidR="007C3122" w:rsidRDefault="00144190" w:rsidP="000656E9">
      <w:pPr>
        <w:pStyle w:val="Text"/>
        <w:spacing w:after="240"/>
        <w:ind w:firstLine="204"/>
      </w:pPr>
      <w:r w:rsidRPr="00144190">
        <w:t>Each image is associated with a 55-dimensional feature vector, which also contains the value of the target. This includes data that is not filled in for most images and is difficult to fill in properly afterwards, so it was discarded from the dataset during processing.</w:t>
      </w:r>
      <w:r w:rsidR="005D411C">
        <w:t xml:space="preserve"> </w:t>
      </w:r>
      <w:r w:rsidR="005D411C" w:rsidRPr="005D411C">
        <w:t xml:space="preserve">We also examined the distribution of the tabular data for the </w:t>
      </w:r>
      <w:proofErr w:type="gramStart"/>
      <w:r w:rsidR="005D411C" w:rsidRPr="005D411C">
        <w:t>columns</w:t>
      </w:r>
      <w:proofErr w:type="gramEnd"/>
      <w:r w:rsidR="005D411C" w:rsidRPr="005D411C">
        <w:t xml:space="preserve"> 'target', '</w:t>
      </w:r>
      <w:proofErr w:type="spellStart"/>
      <w:r w:rsidR="005D411C" w:rsidRPr="005D411C">
        <w:t>age_approx</w:t>
      </w:r>
      <w:proofErr w:type="spellEnd"/>
      <w:r w:rsidR="005D411C" w:rsidRPr="005D411C">
        <w:t>', 'sex' and '</w:t>
      </w:r>
      <w:proofErr w:type="spellStart"/>
      <w:r w:rsidR="005D411C" w:rsidRPr="005D411C">
        <w:t>anatom_site_general</w:t>
      </w:r>
      <w:proofErr w:type="spellEnd"/>
      <w:r w:rsidR="005D411C" w:rsidRPr="005D411C">
        <w:t>', as we wanted to see how the possible values of these columns were distributed in the training dataset.</w:t>
      </w:r>
      <w:r w:rsidR="00BA3241">
        <w:t xml:space="preserve"> </w:t>
      </w:r>
      <w:r w:rsidR="00BA3241" w:rsidRPr="00BA3241">
        <w:t>In doing so, we noticed a significant shift towards benign lesions in the images in the dataset.</w:t>
      </w:r>
    </w:p>
    <w:p w14:paraId="40938133" w14:textId="77777777" w:rsidR="00523C45" w:rsidRDefault="00523C45" w:rsidP="00393501">
      <w:pPr>
        <w:pStyle w:val="Kp"/>
      </w:pPr>
      <w:r w:rsidRPr="00393501">
        <w:lastRenderedPageBreak/>
        <w:drawing>
          <wp:inline distT="0" distB="0" distL="0" distR="0" wp14:anchorId="0BBDFED6" wp14:editId="4FEC3661">
            <wp:extent cx="2880000" cy="2532573"/>
            <wp:effectExtent l="0" t="0" r="0" b="1270"/>
            <wp:docPr id="271973106" name="Kép 2" descr="A képen szöveg, képernyőkép,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73106" name="Kép 2" descr="A képen szöveg, képernyőkép, diagram, Párhuzamo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532573"/>
                    </a:xfrm>
                    <a:prstGeom prst="rect">
                      <a:avLst/>
                    </a:prstGeom>
                    <a:noFill/>
                    <a:ln>
                      <a:noFill/>
                    </a:ln>
                  </pic:spPr>
                </pic:pic>
              </a:graphicData>
            </a:graphic>
          </wp:inline>
        </w:drawing>
      </w:r>
    </w:p>
    <w:p w14:paraId="79EACCF5" w14:textId="4B7EE368" w:rsidR="00523C45" w:rsidRDefault="00EF7B12" w:rsidP="00523C45">
      <w:pPr>
        <w:pStyle w:val="Kpalrs"/>
        <w:jc w:val="both"/>
      </w:pPr>
      <w:r>
        <w:fldChar w:fldCharType="begin"/>
      </w:r>
      <w:r>
        <w:instrText xml:space="preserve"> SEQ Figure \* ARABIC </w:instrText>
      </w:r>
      <w:r>
        <w:fldChar w:fldCharType="separate"/>
      </w:r>
      <w:r w:rsidR="00125D6C">
        <w:rPr>
          <w:noProof/>
        </w:rPr>
        <w:t>2</w:t>
      </w:r>
      <w:r>
        <w:rPr>
          <w:noProof/>
        </w:rPr>
        <w:fldChar w:fldCharType="end"/>
      </w:r>
      <w:r w:rsidR="00523C45">
        <w:t xml:space="preserve">. Figure </w:t>
      </w:r>
      <w:r w:rsidR="00523C45" w:rsidRPr="009B1B61">
        <w:t>Distribution of values for these features</w:t>
      </w:r>
      <w:r w:rsidR="00523C45">
        <w:t>.</w:t>
      </w:r>
    </w:p>
    <w:p w14:paraId="10087784" w14:textId="5C69CD56" w:rsidR="00BC1548" w:rsidRPr="007C3122" w:rsidRDefault="00E9156D" w:rsidP="000656E9">
      <w:pPr>
        <w:pStyle w:val="Text"/>
        <w:spacing w:after="240"/>
        <w:ind w:firstLine="204"/>
      </w:pPr>
      <w:r w:rsidRPr="00E9156D">
        <w:t>The training dataset contains a total of 401059 images, of which only 393 contain malignant lesions.</w:t>
      </w:r>
      <w:r w:rsidR="00210098">
        <w:t xml:space="preserve"> </w:t>
      </w:r>
      <w:r w:rsidR="00210098" w:rsidRPr="00210098">
        <w:t>This is such a negligible proportion that we had to plot the distribution of the two classes on a logarithmic scale on the above diagram.</w:t>
      </w:r>
    </w:p>
    <w:p w14:paraId="3089656A" w14:textId="57EEB299" w:rsidR="00C924E4" w:rsidRPr="00C924E4" w:rsidRDefault="00C837A0" w:rsidP="00C924E4">
      <w:pPr>
        <w:pStyle w:val="Cmsor2"/>
      </w:pPr>
      <w:r>
        <w:t>Difficulties</w:t>
      </w:r>
    </w:p>
    <w:p w14:paraId="26A1CC7A" w14:textId="48DC73E9" w:rsidR="00C924E4" w:rsidRDefault="00C924E4" w:rsidP="000656E9">
      <w:pPr>
        <w:spacing w:after="240"/>
        <w:ind w:firstLine="204"/>
        <w:jc w:val="both"/>
      </w:pPr>
      <w:r w:rsidRPr="00C924E4">
        <w:t xml:space="preserve">Our first difficulty with the dataset was that only a 3-item test dataset was made available during the competition, and the expected target values were missing, so we could not use them in the model evaluation. Therefore, we had to re-divide the training dataset into 3 parts (training, validation and test sets), from which we </w:t>
      </w:r>
      <w:r w:rsidR="00C04AE5">
        <w:t>separated</w:t>
      </w:r>
      <w:r w:rsidRPr="00C924E4">
        <w:t xml:space="preserve"> a test dataset with 75-75 positive and negative samples.</w:t>
      </w:r>
    </w:p>
    <w:p w14:paraId="56A6A082" w14:textId="5935BDAE" w:rsidR="00C04AE5" w:rsidRDefault="007D68CB" w:rsidP="000656E9">
      <w:pPr>
        <w:spacing w:after="240"/>
        <w:ind w:firstLine="204"/>
        <w:jc w:val="both"/>
      </w:pPr>
      <w:r w:rsidRPr="007D68CB">
        <w:t>The second big problem was the imbalanced data set mentioned earlier, where there were still a few orders of magnitude more negative samples than positive ones.</w:t>
      </w:r>
      <w:r w:rsidR="00CF362F">
        <w:t xml:space="preserve"> </w:t>
      </w:r>
      <w:r w:rsidR="00CF362F" w:rsidRPr="00CF362F">
        <w:t xml:space="preserve">We approached the problem from several directions, </w:t>
      </w:r>
      <w:proofErr w:type="gramStart"/>
      <w:r w:rsidR="00CF362F" w:rsidRPr="00CF362F">
        <w:t>taking into account</w:t>
      </w:r>
      <w:proofErr w:type="gramEnd"/>
      <w:r w:rsidR="00CF362F" w:rsidRPr="00CF362F">
        <w:t xml:space="preserve"> the solutions mentioned in previous articles. As part of this, we decided to have an equal proportion of positive and negative samples in our test dataset, but we also had to be careful not to overcommit the test dataset and thus not leave enough positive samples in the training and validation datasets.</w:t>
      </w:r>
    </w:p>
    <w:p w14:paraId="1C1AF709" w14:textId="1426B8E7" w:rsidR="000C5CBB" w:rsidRDefault="000C5CBB" w:rsidP="000656E9">
      <w:pPr>
        <w:spacing w:after="240"/>
        <w:ind w:firstLine="204"/>
        <w:jc w:val="both"/>
      </w:pPr>
      <w:r>
        <w:t xml:space="preserve">Finally, the size of the validation set was chosen to be 75-75 and the remaining image was used for training. However, class balancing in the training data set was solved by resampling. The negative samples were significantly </w:t>
      </w:r>
      <w:proofErr w:type="spellStart"/>
      <w:r>
        <w:t>undersampled</w:t>
      </w:r>
      <w:proofErr w:type="spellEnd"/>
      <w:r>
        <w:t xml:space="preserve">, while the positive samples were oversampled </w:t>
      </w:r>
      <w:proofErr w:type="gramStart"/>
      <w:r>
        <w:t>in order to</w:t>
      </w:r>
      <w:proofErr w:type="gramEnd"/>
      <w:r>
        <w:t xml:space="preserve"> improve their proportion in the </w:t>
      </w:r>
      <w:r w:rsidR="00B46040">
        <w:t>training</w:t>
      </w:r>
      <w:r>
        <w:t xml:space="preserve"> dataset. However, we introduced augmentation methods for the training set </w:t>
      </w:r>
      <w:proofErr w:type="gramStart"/>
      <w:r>
        <w:t>in order to</w:t>
      </w:r>
      <w:proofErr w:type="gramEnd"/>
      <w:r>
        <w:t xml:space="preserve"> increase the </w:t>
      </w:r>
      <w:proofErr w:type="spellStart"/>
      <w:r>
        <w:t>generalisation</w:t>
      </w:r>
      <w:proofErr w:type="spellEnd"/>
      <w:r>
        <w:t xml:space="preserve"> ability of our models.</w:t>
      </w:r>
    </w:p>
    <w:p w14:paraId="51B7AF5F" w14:textId="7C32BEA7" w:rsidR="00F62ADC" w:rsidRDefault="00F62ADC" w:rsidP="007E0E7D">
      <w:pPr>
        <w:pStyle w:val="Cmsor2"/>
      </w:pPr>
      <w:r>
        <w:t xml:space="preserve">Methods of </w:t>
      </w:r>
      <w:r w:rsidR="00BA05A7">
        <w:t>data preprocessing</w:t>
      </w:r>
    </w:p>
    <w:p w14:paraId="522A01F4" w14:textId="77777777" w:rsidR="00D361BC" w:rsidRDefault="0098748D" w:rsidP="00D361BC">
      <w:pPr>
        <w:spacing w:after="240"/>
        <w:ind w:firstLine="204"/>
        <w:jc w:val="both"/>
      </w:pPr>
      <w:r w:rsidRPr="0098748D">
        <w:t>In addition to images, we also processed tabular data during the project, as one of our approaches used them as input variables for our models.</w:t>
      </w:r>
      <w:r w:rsidR="00B02038">
        <w:t xml:space="preserve"> </w:t>
      </w:r>
      <w:r w:rsidR="00B02038" w:rsidRPr="00B02038">
        <w:t xml:space="preserve">From the available columns, we selected some, which included both numeric and categorical variables. The missing values were filled in using the </w:t>
      </w:r>
      <w:proofErr w:type="spellStart"/>
      <w:proofErr w:type="gramStart"/>
      <w:r w:rsidR="00B02038" w:rsidRPr="00B02038">
        <w:t>ffill</w:t>
      </w:r>
      <w:proofErr w:type="spellEnd"/>
      <w:r w:rsidR="00744B82">
        <w:t>(</w:t>
      </w:r>
      <w:proofErr w:type="gramEnd"/>
      <w:r w:rsidR="00744B82">
        <w:t>)</w:t>
      </w:r>
      <w:r w:rsidR="00B02038" w:rsidRPr="00B02038">
        <w:t xml:space="preserve"> method of pandas, fortunately for our chosen columns there </w:t>
      </w:r>
      <w:r w:rsidR="00B02038" w:rsidRPr="00B02038">
        <w:t>were only minimal missing values, which we were able to correct with this solution.</w:t>
      </w:r>
      <w:r w:rsidR="0098424B">
        <w:t xml:space="preserve"> </w:t>
      </w:r>
    </w:p>
    <w:p w14:paraId="6AE7CA04" w14:textId="0F62FBAD" w:rsidR="0098748D" w:rsidRPr="0098748D" w:rsidRDefault="00853798" w:rsidP="002B24B3">
      <w:pPr>
        <w:spacing w:after="240"/>
        <w:ind w:firstLine="204"/>
        <w:jc w:val="both"/>
      </w:pPr>
      <w:r w:rsidRPr="00853798">
        <w:t>Among the categorical variables, the columns "sex", "</w:t>
      </w:r>
      <w:proofErr w:type="spellStart"/>
      <w:r w:rsidRPr="00853798">
        <w:t>anatom_site_general</w:t>
      </w:r>
      <w:proofErr w:type="spellEnd"/>
      <w:r w:rsidRPr="00853798">
        <w:t>", "</w:t>
      </w:r>
      <w:proofErr w:type="spellStart"/>
      <w:r w:rsidRPr="00853798">
        <w:t>tbp_tile_type</w:t>
      </w:r>
      <w:proofErr w:type="spellEnd"/>
      <w:r w:rsidRPr="00853798">
        <w:t>" and "</w:t>
      </w:r>
      <w:proofErr w:type="spellStart"/>
      <w:r w:rsidRPr="00853798">
        <w:t>tbp_lv_location</w:t>
      </w:r>
      <w:proofErr w:type="spellEnd"/>
      <w:r w:rsidRPr="00853798">
        <w:t xml:space="preserve">" were </w:t>
      </w:r>
      <w:proofErr w:type="gramStart"/>
      <w:r w:rsidRPr="00853798">
        <w:t>used</w:t>
      </w:r>
      <w:proofErr w:type="gramEnd"/>
      <w:r w:rsidRPr="00853798">
        <w:t xml:space="preserve"> </w:t>
      </w:r>
      <w:r w:rsidR="0098424B" w:rsidRPr="0098424B">
        <w:t xml:space="preserve">and their values were one-hot encoded using the </w:t>
      </w:r>
      <w:proofErr w:type="spellStart"/>
      <w:r w:rsidR="0098424B" w:rsidRPr="0098424B">
        <w:t>get_dummies</w:t>
      </w:r>
      <w:proofErr w:type="spellEnd"/>
      <w:r w:rsidR="0098424B" w:rsidRPr="0098424B">
        <w:t xml:space="preserve"> method of pandas to ensure that the model does not learn the relative value of each value incorrectly, but treats them as equal.</w:t>
      </w:r>
      <w:r w:rsidR="00DD1861">
        <w:t xml:space="preserve"> </w:t>
      </w:r>
      <w:r w:rsidR="00DD1861" w:rsidRPr="00DD1861">
        <w:t>The numeric variables are "</w:t>
      </w:r>
      <w:proofErr w:type="spellStart"/>
      <w:r w:rsidR="00DD1861" w:rsidRPr="00DD1861">
        <w:t>age_approx</w:t>
      </w:r>
      <w:proofErr w:type="spellEnd"/>
      <w:r w:rsidR="00DD1861" w:rsidRPr="00DD1861">
        <w:t>"</w:t>
      </w:r>
      <w:r w:rsidR="00DD1861">
        <w:t xml:space="preserve"> </w:t>
      </w:r>
      <w:r w:rsidR="00DD1861" w:rsidRPr="00DD1861">
        <w:t>"</w:t>
      </w:r>
      <w:proofErr w:type="spellStart"/>
      <w:r w:rsidR="00DD1861" w:rsidRPr="00DD1861">
        <w:t>tbp_lv_nevi_confidence</w:t>
      </w:r>
      <w:proofErr w:type="spellEnd"/>
      <w:r w:rsidR="00DD1861" w:rsidRPr="00DD1861">
        <w:t>", "</w:t>
      </w:r>
      <w:proofErr w:type="spellStart"/>
      <w:r w:rsidR="00DD1861" w:rsidRPr="00DD1861">
        <w:t>clin_size_long_diam_mm</w:t>
      </w:r>
      <w:proofErr w:type="spellEnd"/>
      <w:r w:rsidR="00DD1861" w:rsidRPr="00DD1861">
        <w:t>", "tbp_</w:t>
      </w:r>
      <w:r w:rsidR="00D361BC">
        <w:t>-</w:t>
      </w:r>
      <w:r w:rsidR="00DD1861" w:rsidRPr="00DD1861">
        <w:t>lv_areaMM2", "</w:t>
      </w:r>
      <w:proofErr w:type="spellStart"/>
      <w:r w:rsidR="00DD1861" w:rsidRPr="00DD1861">
        <w:t>tbp_lv_area_perim_ratio</w:t>
      </w:r>
      <w:proofErr w:type="spellEnd"/>
      <w:r w:rsidR="00DD1861" w:rsidRPr="00DD1861">
        <w:t>", "tbp_lv_color_</w:t>
      </w:r>
      <w:r w:rsidR="00FA0332">
        <w:t>-</w:t>
      </w:r>
      <w:proofErr w:type="spellStart"/>
      <w:r w:rsidR="00DD1861" w:rsidRPr="00DD1861">
        <w:t>std_mean</w:t>
      </w:r>
      <w:proofErr w:type="spellEnd"/>
      <w:r w:rsidR="00DD1861" w:rsidRPr="00DD1861">
        <w:t>", "</w:t>
      </w:r>
      <w:proofErr w:type="spellStart"/>
      <w:r w:rsidR="00DD1861" w:rsidRPr="00DD1861">
        <w:t>tbp_lv_deltaLBnorm</w:t>
      </w:r>
      <w:proofErr w:type="spellEnd"/>
      <w:r w:rsidR="00DD1861" w:rsidRPr="00DD1861">
        <w:t>" and</w:t>
      </w:r>
      <w:r w:rsidR="00771341">
        <w:t xml:space="preserve"> </w:t>
      </w:r>
      <w:r w:rsidR="00DD1861" w:rsidRPr="00DD1861">
        <w:t>"</w:t>
      </w:r>
      <w:proofErr w:type="spellStart"/>
      <w:r w:rsidR="00DD1861" w:rsidRPr="00DD1861">
        <w:t>tbp_lv_minor</w:t>
      </w:r>
      <w:r w:rsidR="00FA0332">
        <w:t>-</w:t>
      </w:r>
      <w:r w:rsidR="00DD1861" w:rsidRPr="00DD1861">
        <w:t>AxisMM</w:t>
      </w:r>
      <w:proofErr w:type="spellEnd"/>
      <w:r w:rsidR="00DD1861" w:rsidRPr="00DD1861">
        <w:t>" columns were used, standardized by column based on the training set.</w:t>
      </w:r>
    </w:p>
    <w:p w14:paraId="5B635E4B" w14:textId="2097E63B" w:rsidR="007E0E7D" w:rsidRDefault="00F44501" w:rsidP="007E0E7D">
      <w:pPr>
        <w:pStyle w:val="Cmsor2"/>
      </w:pPr>
      <w:r>
        <w:t xml:space="preserve">Data augmentation and </w:t>
      </w:r>
      <w:r w:rsidR="001F4AFC">
        <w:t>hair removing</w:t>
      </w:r>
    </w:p>
    <w:p w14:paraId="3801BDE5" w14:textId="107F6DCC" w:rsidR="00620371" w:rsidRDefault="009E46FA" w:rsidP="002B24B3">
      <w:pPr>
        <w:spacing w:after="240"/>
        <w:ind w:firstLine="204"/>
        <w:jc w:val="both"/>
      </w:pPr>
      <w:r w:rsidRPr="009E46FA">
        <w:t>To enrich the samples in the training dataset, different augmentation transformations were applied randomly to the images in the training data set, no such transformations were applied to the tabular data.</w:t>
      </w:r>
      <w:r w:rsidR="00E220B6">
        <w:t xml:space="preserve"> </w:t>
      </w:r>
      <w:r w:rsidR="00E220B6" w:rsidRPr="00E220B6">
        <w:t xml:space="preserve">For the transformations we used the </w:t>
      </w:r>
      <w:proofErr w:type="spellStart"/>
      <w:r w:rsidR="00E220B6" w:rsidRPr="00E220B6">
        <w:t>torchvision</w:t>
      </w:r>
      <w:proofErr w:type="spellEnd"/>
      <w:r w:rsidR="00E220B6" w:rsidRPr="00E220B6">
        <w:t xml:space="preserve"> transforms functions </w:t>
      </w:r>
      <w:proofErr w:type="spellStart"/>
      <w:r w:rsidR="00E220B6" w:rsidRPr="00E220B6">
        <w:t>RandomHorizontalFlip</w:t>
      </w:r>
      <w:proofErr w:type="spellEnd"/>
      <w:r w:rsidR="00E220B6" w:rsidRPr="00E220B6">
        <w:t xml:space="preserve">, </w:t>
      </w:r>
      <w:proofErr w:type="spellStart"/>
      <w:r w:rsidR="00E220B6" w:rsidRPr="00E220B6">
        <w:t>RandomVerticalFlip</w:t>
      </w:r>
      <w:proofErr w:type="spellEnd"/>
      <w:r w:rsidR="00E220B6" w:rsidRPr="00E220B6">
        <w:t xml:space="preserve">, </w:t>
      </w:r>
      <w:proofErr w:type="spellStart"/>
      <w:r w:rsidR="00E220B6" w:rsidRPr="00E220B6">
        <w:t>RandomRotation</w:t>
      </w:r>
      <w:proofErr w:type="spellEnd"/>
      <w:r w:rsidR="00E220B6" w:rsidRPr="00E220B6">
        <w:t xml:space="preserve"> and </w:t>
      </w:r>
      <w:proofErr w:type="spellStart"/>
      <w:r w:rsidR="00E220B6" w:rsidRPr="00E220B6">
        <w:t>RandomErasing</w:t>
      </w:r>
      <w:proofErr w:type="spellEnd"/>
      <w:r w:rsidR="00E220B6" w:rsidRPr="00E220B6">
        <w:t xml:space="preserve">. We also wanted to use </w:t>
      </w:r>
      <w:proofErr w:type="spellStart"/>
      <w:r w:rsidR="00E220B6" w:rsidRPr="00E220B6">
        <w:t>ElasticTransform</w:t>
      </w:r>
      <w:proofErr w:type="spellEnd"/>
      <w:r w:rsidR="00E220B6" w:rsidRPr="00E220B6">
        <w:t xml:space="preserve">, but it slowed down the learning significantly and was eventually abandoned. Nevertheless, we also tried to create our own non-affine transformation, but in the </w:t>
      </w:r>
      <w:proofErr w:type="gramStart"/>
      <w:r w:rsidR="00E220B6" w:rsidRPr="00E220B6">
        <w:t>end</w:t>
      </w:r>
      <w:proofErr w:type="gramEnd"/>
      <w:r w:rsidR="00E220B6" w:rsidRPr="00E220B6">
        <w:t xml:space="preserve"> we did not use it in the </w:t>
      </w:r>
      <w:proofErr w:type="gramStart"/>
      <w:r w:rsidR="00BF3E61">
        <w:t>trainings</w:t>
      </w:r>
      <w:proofErr w:type="gramEnd"/>
      <w:r w:rsidR="00E220B6" w:rsidRPr="00E220B6">
        <w:t>.</w:t>
      </w:r>
      <w:r w:rsidR="00242722">
        <w:t xml:space="preserve"> </w:t>
      </w:r>
    </w:p>
    <w:p w14:paraId="4EF55B72" w14:textId="332BBCDB" w:rsidR="00213242" w:rsidRDefault="007F1394" w:rsidP="002B24B3">
      <w:pPr>
        <w:spacing w:after="240"/>
        <w:ind w:firstLine="204"/>
        <w:jc w:val="both"/>
      </w:pPr>
      <w:r w:rsidRPr="007F1394">
        <w:t>Since the details in the images were not sensitive to orientation, we found it perfectly legitimate to use different rotations and reflections, but we did not use random cropping and zooming because it might have thrown out important parts of the image (although this would have been negligible).</w:t>
      </w:r>
      <w:r w:rsidR="00AA3458">
        <w:t xml:space="preserve"> </w:t>
      </w:r>
      <w:r w:rsidR="00AA3458" w:rsidRPr="00242722">
        <w:t>Finally, the images were transformed into tensors.</w:t>
      </w:r>
      <w:r w:rsidR="00AA3458">
        <w:t xml:space="preserve"> </w:t>
      </w:r>
      <w:r w:rsidR="00AA3458" w:rsidRPr="00242722">
        <w:t xml:space="preserve">The tensor values from the </w:t>
      </w:r>
      <w:proofErr w:type="spellStart"/>
      <w:r w:rsidR="00AA3458" w:rsidRPr="00242722">
        <w:t>colour</w:t>
      </w:r>
      <w:proofErr w:type="spellEnd"/>
      <w:r w:rsidR="00AA3458" w:rsidRPr="00242722">
        <w:t xml:space="preserve"> images were transformed from the range </w:t>
      </w:r>
      <w:r w:rsidR="00A14B41">
        <w:t>[</w:t>
      </w:r>
      <w:proofErr w:type="gramStart"/>
      <w:r w:rsidR="00AA3458" w:rsidRPr="00242722">
        <w:t>0..</w:t>
      </w:r>
      <w:proofErr w:type="gramEnd"/>
      <w:r w:rsidR="00AA3458" w:rsidRPr="00242722">
        <w:t>1</w:t>
      </w:r>
      <w:r w:rsidR="00A14B41">
        <w:t>]</w:t>
      </w:r>
      <w:r w:rsidR="00AA3458" w:rsidRPr="00242722">
        <w:t xml:space="preserve"> to the range </w:t>
      </w:r>
      <w:r w:rsidR="00A14B41">
        <w:t>[</w:t>
      </w:r>
      <w:r w:rsidR="00AA3458" w:rsidRPr="00242722">
        <w:t>-1..1</w:t>
      </w:r>
      <w:r w:rsidR="00A14B41">
        <w:t>]</w:t>
      </w:r>
      <w:r w:rsidR="00AA3458" w:rsidRPr="00242722">
        <w:t>.</w:t>
      </w:r>
    </w:p>
    <w:p w14:paraId="5735BF2A" w14:textId="6CDF700F" w:rsidR="005E709A" w:rsidRDefault="005E709A" w:rsidP="009E46FA">
      <w:pPr>
        <w:ind w:firstLine="202"/>
        <w:jc w:val="both"/>
      </w:pPr>
      <w:r w:rsidRPr="005E709A">
        <w:t>While reading the review article, our eyes were caught by the hair removal algorithm</w:t>
      </w:r>
      <w:r w:rsidR="00CF7278">
        <w:t xml:space="preserve"> [</w:t>
      </w:r>
      <w:r w:rsidR="00CF7278">
        <w:fldChar w:fldCharType="begin"/>
      </w:r>
      <w:r w:rsidR="00CF7278">
        <w:instrText xml:space="preserve"> PAGEREF _Ref184404831 \h </w:instrText>
      </w:r>
      <w:r w:rsidR="00CF7278">
        <w:fldChar w:fldCharType="separate"/>
      </w:r>
      <w:r w:rsidR="00125D6C">
        <w:rPr>
          <w:b/>
          <w:bCs/>
          <w:noProof/>
          <w:lang w:val="hu-HU"/>
        </w:rPr>
        <w:t>Hiba! A könyvjelző nem létezik.</w:t>
      </w:r>
      <w:r w:rsidR="00CF7278">
        <w:fldChar w:fldCharType="end"/>
      </w:r>
      <w:r w:rsidR="00CF7278">
        <w:t>]</w:t>
      </w:r>
      <w:r w:rsidRPr="005E709A">
        <w:t>, which can be used to remove hairs from images without significantly distorting the details of the image.</w:t>
      </w:r>
      <w:r w:rsidR="00CD3E18">
        <w:t xml:space="preserve"> </w:t>
      </w:r>
      <w:r w:rsidR="00CD3E18" w:rsidRPr="00CD3E18">
        <w:t>To implement the algorithm, we looked at the original article, which described the solution used, but did not go into much detail. The algorithm is based on the OpenCV methods, which can be used to remove thin hairs from the image by applying them in the right order.</w:t>
      </w:r>
    </w:p>
    <w:p w14:paraId="0958133E" w14:textId="77777777" w:rsidR="00FC4887" w:rsidRDefault="00FC4887" w:rsidP="009E46FA">
      <w:pPr>
        <w:ind w:firstLine="202"/>
        <w:jc w:val="both"/>
      </w:pPr>
    </w:p>
    <w:p w14:paraId="3C3DA03F" w14:textId="1A58CECA" w:rsidR="00354E62" w:rsidRDefault="00354E62" w:rsidP="009E46FA">
      <w:pPr>
        <w:ind w:firstLine="202"/>
        <w:jc w:val="both"/>
      </w:pPr>
      <w:r w:rsidRPr="0014351A">
        <w:rPr>
          <w:b/>
          <w:bCs/>
        </w:rPr>
        <w:t xml:space="preserve">The </w:t>
      </w:r>
      <w:r w:rsidR="0014351A" w:rsidRPr="0014351A">
        <w:rPr>
          <w:b/>
          <w:bCs/>
        </w:rPr>
        <w:t>Squeeze algorithm steps</w:t>
      </w:r>
      <w:r w:rsidR="0014351A">
        <w:t>:</w:t>
      </w:r>
    </w:p>
    <w:p w14:paraId="6878256A" w14:textId="66E754DE" w:rsidR="00354E62" w:rsidRDefault="00354E62" w:rsidP="00354E62">
      <w:pPr>
        <w:pStyle w:val="Listaszerbekezds"/>
        <w:numPr>
          <w:ilvl w:val="0"/>
          <w:numId w:val="4"/>
        </w:numPr>
      </w:pPr>
      <w:r>
        <w:t xml:space="preserve">Get structuring elements </w:t>
      </w:r>
    </w:p>
    <w:p w14:paraId="64404253" w14:textId="6177F597" w:rsidR="00354E62" w:rsidRDefault="00354E62" w:rsidP="00354E62">
      <w:pPr>
        <w:pStyle w:val="Listaszerbekezds"/>
        <w:numPr>
          <w:ilvl w:val="0"/>
          <w:numId w:val="4"/>
        </w:numPr>
      </w:pPr>
      <w:r w:rsidRPr="00700B0A">
        <w:t>Convert the image to gray</w:t>
      </w:r>
    </w:p>
    <w:p w14:paraId="103D5CCC" w14:textId="6CB58F51" w:rsidR="00354E62" w:rsidRDefault="00354E62" w:rsidP="00354E62">
      <w:pPr>
        <w:pStyle w:val="Listaszerbekezds"/>
        <w:numPr>
          <w:ilvl w:val="0"/>
          <w:numId w:val="4"/>
        </w:numPr>
      </w:pPr>
      <w:r>
        <w:t>Making morphological transformation</w:t>
      </w:r>
    </w:p>
    <w:p w14:paraId="1D1DAE24" w14:textId="2F19EFFD" w:rsidR="00354E62" w:rsidRDefault="00354E62" w:rsidP="00354E62">
      <w:pPr>
        <w:pStyle w:val="Listaszerbekezds"/>
        <w:numPr>
          <w:ilvl w:val="0"/>
          <w:numId w:val="4"/>
        </w:numPr>
      </w:pPr>
      <w:r w:rsidRPr="00700B0A">
        <w:t>Making a mask from the details to be removed</w:t>
      </w:r>
    </w:p>
    <w:p w14:paraId="16AE5F1E" w14:textId="24571B2F" w:rsidR="00354E62" w:rsidRDefault="00354E62" w:rsidP="00354E62">
      <w:pPr>
        <w:pStyle w:val="Listaszerbekezds"/>
        <w:numPr>
          <w:ilvl w:val="0"/>
          <w:numId w:val="4"/>
        </w:numPr>
      </w:pPr>
      <w:r w:rsidRPr="00700B0A">
        <w:t xml:space="preserve">Re-painting of </w:t>
      </w:r>
      <w:r w:rsidR="008717FE">
        <w:t>masked</w:t>
      </w:r>
      <w:r w:rsidRPr="00700B0A">
        <w:t xml:space="preserve"> areas</w:t>
      </w:r>
      <w:r>
        <w:t xml:space="preserve"> </w:t>
      </w:r>
    </w:p>
    <w:p w14:paraId="5A6527DC" w14:textId="77777777" w:rsidR="00C80339" w:rsidRPr="00700B0A" w:rsidRDefault="00C80339" w:rsidP="00C80339">
      <w:pPr>
        <w:pStyle w:val="Listaszerbekezds"/>
      </w:pPr>
    </w:p>
    <w:p w14:paraId="721B7426" w14:textId="77777777" w:rsidR="00393501" w:rsidRDefault="00C80339" w:rsidP="00393501">
      <w:pPr>
        <w:pStyle w:val="Kp"/>
        <w:keepNext/>
      </w:pPr>
      <w:r>
        <w:drawing>
          <wp:inline distT="0" distB="0" distL="0" distR="0" wp14:anchorId="10D4406A" wp14:editId="027013DD">
            <wp:extent cx="2880000" cy="590653"/>
            <wp:effectExtent l="0" t="0" r="0" b="0"/>
            <wp:docPr id="2475364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3647" name="Kép 3"/>
                    <pic:cNvPicPr>
                      <a:picLocks noChangeAspect="1" noChangeArrowheads="1"/>
                    </pic:cNvPicPr>
                  </pic:nvPicPr>
                  <pic:blipFill>
                    <a:blip r:embed="rId13"/>
                    <a:stretch>
                      <a:fillRect/>
                    </a:stretch>
                  </pic:blipFill>
                  <pic:spPr bwMode="auto">
                    <a:xfrm>
                      <a:off x="0" y="0"/>
                      <a:ext cx="2880000" cy="590653"/>
                    </a:xfrm>
                    <a:prstGeom prst="rect">
                      <a:avLst/>
                    </a:prstGeom>
                    <a:noFill/>
                    <a:ln>
                      <a:noFill/>
                    </a:ln>
                  </pic:spPr>
                </pic:pic>
              </a:graphicData>
            </a:graphic>
          </wp:inline>
        </w:drawing>
      </w:r>
    </w:p>
    <w:p w14:paraId="4B9021B6" w14:textId="55CB0C90" w:rsidR="00BF7C6E" w:rsidRDefault="00EF7B12" w:rsidP="002B71E9">
      <w:pPr>
        <w:pStyle w:val="Kpalrs"/>
        <w:jc w:val="both"/>
      </w:pPr>
      <w:r>
        <w:fldChar w:fldCharType="begin"/>
      </w:r>
      <w:r>
        <w:instrText xml:space="preserve"> SEQ Figure \* ARABIC </w:instrText>
      </w:r>
      <w:r>
        <w:fldChar w:fldCharType="separate"/>
      </w:r>
      <w:r w:rsidR="00125D6C">
        <w:rPr>
          <w:noProof/>
        </w:rPr>
        <w:t>3</w:t>
      </w:r>
      <w:r>
        <w:rPr>
          <w:noProof/>
        </w:rPr>
        <w:fldChar w:fldCharType="end"/>
      </w:r>
      <w:r w:rsidR="00393501">
        <w:t>. Figure Example for Squeeze algorithm usage</w:t>
      </w:r>
      <w:r w:rsidR="001F611A">
        <w:t>.</w:t>
      </w:r>
    </w:p>
    <w:p w14:paraId="50471C69" w14:textId="7712822E" w:rsidR="00371F29" w:rsidRPr="00620371" w:rsidRDefault="00FF5142" w:rsidP="00371F29">
      <w:pPr>
        <w:pStyle w:val="Cmsor1"/>
      </w:pPr>
      <w:r>
        <w:lastRenderedPageBreak/>
        <w:t>Model arc</w:t>
      </w:r>
      <w:r w:rsidR="00DE6F10">
        <w:t>hitecture</w:t>
      </w:r>
      <w:r w:rsidR="008F7850">
        <w:t>s</w:t>
      </w:r>
    </w:p>
    <w:p w14:paraId="3D224557" w14:textId="07565B38" w:rsidR="00131805" w:rsidRDefault="003F7368" w:rsidP="002B24B3">
      <w:pPr>
        <w:pStyle w:val="Equation"/>
        <w:spacing w:after="240"/>
        <w:ind w:firstLine="204"/>
      </w:pPr>
      <w:r w:rsidRPr="003F7368">
        <w:t>At the start of the modelling, we created a simple baseline model, which we taught for a few epochs.</w:t>
      </w:r>
      <w:r>
        <w:t xml:space="preserve"> </w:t>
      </w:r>
      <w:r w:rsidR="004C5A77" w:rsidRPr="004C5A77">
        <w:t>Based on the articles we read, we tried to model the problem along 3 tracks. One way was to use existing models, replace their classifier layers with own custom classifier layer and train the pre-trained nets with this new classifier layer. As another option, we used tabular data in addition to images and processed the images with a pre-trained network and then combined the results of the two. Finally, we created a model combination that evaluates the images using two pre-trained networks simultaneously, and then a select</w:t>
      </w:r>
      <w:r w:rsidR="000C05C3">
        <w:t>or</w:t>
      </w:r>
      <w:r w:rsidR="004C5A77" w:rsidRPr="004C5A77">
        <w:t xml:space="preserve"> network learns to </w:t>
      </w:r>
      <w:proofErr w:type="gramStart"/>
      <w:r w:rsidR="004C5A77" w:rsidRPr="004C5A77">
        <w:t>weight</w:t>
      </w:r>
      <w:proofErr w:type="gramEnd"/>
      <w:r w:rsidR="004C5A77" w:rsidRPr="004C5A77">
        <w:t xml:space="preserve"> the results of the two models.</w:t>
      </w:r>
    </w:p>
    <w:p w14:paraId="77D61010" w14:textId="188201D2" w:rsidR="00FD03C9" w:rsidRDefault="00FD03C9" w:rsidP="00FD03C9">
      <w:pPr>
        <w:pStyle w:val="Cmsor2"/>
      </w:pPr>
      <w:r>
        <w:t>Baseline model</w:t>
      </w:r>
    </w:p>
    <w:p w14:paraId="1D30F9D5" w14:textId="55DB17F6" w:rsidR="003F7368" w:rsidRPr="003F7368" w:rsidRDefault="00D021CB" w:rsidP="00D021CB">
      <w:pPr>
        <w:spacing w:after="240"/>
        <w:ind w:firstLine="204"/>
        <w:jc w:val="both"/>
      </w:pPr>
      <w:r w:rsidRPr="00D021CB">
        <w:t xml:space="preserve">The baseline model was built from a 1-layer Linear </w:t>
      </w:r>
      <w:r w:rsidR="004E2AF2">
        <w:t>layer</w:t>
      </w:r>
      <w:r w:rsidRPr="00D021CB">
        <w:t xml:space="preserve">, which we tried to build a bit like the </w:t>
      </w:r>
      <w:proofErr w:type="spellStart"/>
      <w:r w:rsidRPr="00D021CB">
        <w:t>LogisticRegression</w:t>
      </w:r>
      <w:proofErr w:type="spellEnd"/>
      <w:r w:rsidRPr="00D021CB">
        <w:t xml:space="preserve"> model to make it as simple as possible. The model was obtained by first converting the images to a lower resolution using an AvgPool2d kernel, and then expanding them to 1-dimension using a simple Flatten operation.</w:t>
      </w:r>
      <w:r w:rsidR="007C7ECB">
        <w:t xml:space="preserve"> </w:t>
      </w:r>
      <w:r w:rsidR="00D6336B" w:rsidRPr="00D6336B">
        <w:t>The stride was set to 8 for AvgPool2d, so the images were compressed to 1/64 by the model before the Linear layer received them as input.</w:t>
      </w:r>
    </w:p>
    <w:p w14:paraId="4A124A39" w14:textId="79EC7624" w:rsidR="00632855" w:rsidRPr="00632855" w:rsidRDefault="00632855" w:rsidP="00632855">
      <w:pPr>
        <w:pStyle w:val="Cmsor2"/>
      </w:pPr>
      <w:proofErr w:type="spellStart"/>
      <w:r>
        <w:t>AlexNet</w:t>
      </w:r>
      <w:proofErr w:type="spellEnd"/>
      <w:r w:rsidR="00D8062F">
        <w:t>-</w:t>
      </w:r>
      <w:r>
        <w:t>based model</w:t>
      </w:r>
    </w:p>
    <w:p w14:paraId="7676426D" w14:textId="00147904" w:rsidR="00632855" w:rsidRDefault="00AD707B" w:rsidP="002B24B3">
      <w:pPr>
        <w:spacing w:after="240"/>
        <w:ind w:firstLine="204"/>
        <w:jc w:val="both"/>
      </w:pPr>
      <w:r w:rsidRPr="00AD707B">
        <w:t xml:space="preserve">In the review article, we found that as a first attempt, it might be worth using </w:t>
      </w:r>
      <w:proofErr w:type="gramStart"/>
      <w:r w:rsidRPr="00AD707B">
        <w:t xml:space="preserve">the </w:t>
      </w:r>
      <w:proofErr w:type="spellStart"/>
      <w:r w:rsidRPr="00AD707B">
        <w:t>AlexNet</w:t>
      </w:r>
      <w:proofErr w:type="spellEnd"/>
      <w:proofErr w:type="gramEnd"/>
      <w:r w:rsidRPr="00AD707B">
        <w:t xml:space="preserve"> to solve the problem. This model was mentioned in the article as the first solution that has been able to produce acceptable results in this area. The pre-learned </w:t>
      </w:r>
      <w:proofErr w:type="spellStart"/>
      <w:r w:rsidRPr="00AD707B">
        <w:t>AlexNet</w:t>
      </w:r>
      <w:proofErr w:type="spellEnd"/>
      <w:r w:rsidRPr="00AD707B">
        <w:t xml:space="preserve"> was trained for the ImageNet task, so it is not a one-to-one match for us. </w:t>
      </w:r>
      <w:r w:rsidR="00D20507" w:rsidRPr="00D20507">
        <w:t xml:space="preserve">Therefore, we kept only the features layer of the network and replaced it with our own </w:t>
      </w:r>
      <w:proofErr w:type="gramStart"/>
      <w:r w:rsidR="00D20507" w:rsidRPr="00D20507">
        <w:t>fully-connected</w:t>
      </w:r>
      <w:proofErr w:type="gramEnd"/>
      <w:r w:rsidR="00D20507" w:rsidRPr="00D20507">
        <w:t xml:space="preserve"> layer, which correctly solves our classification problem.</w:t>
      </w:r>
    </w:p>
    <w:p w14:paraId="4915EDF9" w14:textId="77777777" w:rsidR="006C5463" w:rsidRDefault="00A043BB" w:rsidP="006C5463">
      <w:pPr>
        <w:pStyle w:val="Kp"/>
        <w:keepNext/>
      </w:pPr>
      <w:r w:rsidRPr="005F70DD">
        <w:drawing>
          <wp:inline distT="0" distB="0" distL="0" distR="0" wp14:anchorId="54D1A69A" wp14:editId="134FB581">
            <wp:extent cx="3060000" cy="848454"/>
            <wp:effectExtent l="0" t="0" r="7620" b="8890"/>
            <wp:docPr id="5320908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90846" name="Kép 5"/>
                    <pic:cNvPicPr/>
                  </pic:nvPicPr>
                  <pic:blipFill>
                    <a:blip r:embed="rId14"/>
                    <a:stretch>
                      <a:fillRect/>
                    </a:stretch>
                  </pic:blipFill>
                  <pic:spPr>
                    <a:xfrm>
                      <a:off x="0" y="0"/>
                      <a:ext cx="3060000" cy="848454"/>
                    </a:xfrm>
                    <a:prstGeom prst="rect">
                      <a:avLst/>
                    </a:prstGeom>
                  </pic:spPr>
                </pic:pic>
              </a:graphicData>
            </a:graphic>
          </wp:inline>
        </w:drawing>
      </w:r>
    </w:p>
    <w:bookmarkStart w:id="4" w:name="_Ref184402743"/>
    <w:p w14:paraId="5BDAA2F6" w14:textId="6FADD2F3" w:rsidR="00D20507" w:rsidRDefault="006C5463" w:rsidP="006C5463">
      <w:pPr>
        <w:pStyle w:val="Kpalrs"/>
        <w:jc w:val="both"/>
      </w:pPr>
      <w:r>
        <w:fldChar w:fldCharType="begin"/>
      </w:r>
      <w:r>
        <w:instrText xml:space="preserve"> SEQ Figure \* ARABIC </w:instrText>
      </w:r>
      <w:r>
        <w:fldChar w:fldCharType="separate"/>
      </w:r>
      <w:r w:rsidR="00125D6C">
        <w:rPr>
          <w:noProof/>
        </w:rPr>
        <w:t>4</w:t>
      </w:r>
      <w:r>
        <w:fldChar w:fldCharType="end"/>
      </w:r>
      <w:r>
        <w:t>. Figure</w:t>
      </w:r>
      <w:bookmarkEnd w:id="4"/>
      <w:r>
        <w:t xml:space="preserve"> The architecture of </w:t>
      </w:r>
      <w:proofErr w:type="spellStart"/>
      <w:r>
        <w:t>AlexNet</w:t>
      </w:r>
      <w:proofErr w:type="spellEnd"/>
      <w:r w:rsidR="00D8062F">
        <w:t>-</w:t>
      </w:r>
      <w:r>
        <w:t>based model.</w:t>
      </w:r>
    </w:p>
    <w:p w14:paraId="23EC2925" w14:textId="112C8CEA" w:rsidR="00AD707B" w:rsidRDefault="00624C66" w:rsidP="002B24B3">
      <w:pPr>
        <w:spacing w:after="240"/>
        <w:ind w:firstLine="204"/>
        <w:jc w:val="both"/>
      </w:pPr>
      <w:r w:rsidRPr="00624C66">
        <w:t xml:space="preserve">The </w:t>
      </w:r>
      <w:r>
        <w:fldChar w:fldCharType="begin"/>
      </w:r>
      <w:r>
        <w:instrText xml:space="preserve"> REF _Ref184402743 \h </w:instrText>
      </w:r>
      <w:r>
        <w:fldChar w:fldCharType="separate"/>
      </w:r>
      <w:r w:rsidR="00125D6C">
        <w:rPr>
          <w:noProof/>
        </w:rPr>
        <w:t>4</w:t>
      </w:r>
      <w:r w:rsidR="00125D6C">
        <w:t>. Figure</w:t>
      </w:r>
      <w:r>
        <w:fldChar w:fldCharType="end"/>
      </w:r>
      <w:r>
        <w:t xml:space="preserve"> </w:t>
      </w:r>
      <w:r w:rsidRPr="00624C66">
        <w:t xml:space="preserve">shows the architecture of the </w:t>
      </w:r>
      <w:proofErr w:type="spellStart"/>
      <w:r w:rsidRPr="00624C66">
        <w:t>AlexNet</w:t>
      </w:r>
      <w:proofErr w:type="spellEnd"/>
      <w:r w:rsidRPr="00624C66">
        <w:t xml:space="preserve"> based model, where after the last </w:t>
      </w:r>
      <w:r w:rsidR="001603A8">
        <w:t xml:space="preserve">FC </w:t>
      </w:r>
      <w:r w:rsidRPr="00624C66">
        <w:t>layer a sigmoid activation function maps the model output to probabilities for classification.</w:t>
      </w:r>
      <w:r>
        <w:t xml:space="preserve"> </w:t>
      </w:r>
      <w:r w:rsidR="001D32A9" w:rsidRPr="001D32A9">
        <w:t xml:space="preserve">For the </w:t>
      </w:r>
      <w:proofErr w:type="spellStart"/>
      <w:r w:rsidR="001D32A9" w:rsidRPr="001D32A9">
        <w:t>AlexNet</w:t>
      </w:r>
      <w:proofErr w:type="spellEnd"/>
      <w:r w:rsidR="001D32A9" w:rsidRPr="001D32A9">
        <w:t xml:space="preserve">-based model, we also tested the use of </w:t>
      </w:r>
      <w:proofErr w:type="spellStart"/>
      <w:r w:rsidR="001D32A9" w:rsidRPr="001D32A9">
        <w:t>ReLU</w:t>
      </w:r>
      <w:proofErr w:type="spellEnd"/>
      <w:r w:rsidR="001D32A9" w:rsidRPr="001D32A9">
        <w:t xml:space="preserve"> and PReLU activation layers. Overall, no major differences were found when using these activation functions.</w:t>
      </w:r>
    </w:p>
    <w:p w14:paraId="418BC447" w14:textId="26ABDF3E" w:rsidR="00FB5CC2" w:rsidRDefault="00236E5A" w:rsidP="00FB5CC2">
      <w:pPr>
        <w:pStyle w:val="Cmsor2"/>
      </w:pPr>
      <w:r>
        <w:t>MobileNetv3</w:t>
      </w:r>
      <w:r w:rsidR="00FB5CC2">
        <w:t>-based model</w:t>
      </w:r>
    </w:p>
    <w:p w14:paraId="35BE7C82" w14:textId="7966E1C0" w:rsidR="00236E5A" w:rsidRDefault="00EA0564" w:rsidP="002B24B3">
      <w:pPr>
        <w:spacing w:after="240"/>
        <w:ind w:firstLine="204"/>
        <w:jc w:val="both"/>
      </w:pPr>
      <w:r w:rsidRPr="00EA0564">
        <w:t xml:space="preserve">As a next step, we tried the </w:t>
      </w:r>
      <w:proofErr w:type="spellStart"/>
      <w:r w:rsidRPr="00EA0564">
        <w:t>MobileNet</w:t>
      </w:r>
      <w:proofErr w:type="spellEnd"/>
      <w:r w:rsidRPr="00EA0564">
        <w:t xml:space="preserve"> v3 model based on the review article, after which we built a classification </w:t>
      </w:r>
      <w:r w:rsidR="006B61A5">
        <w:t>network</w:t>
      </w:r>
      <w:r w:rsidRPr="00EA0564">
        <w:t xml:space="preserve"> with a similar structure to the </w:t>
      </w:r>
      <w:proofErr w:type="spellStart"/>
      <w:r w:rsidRPr="00EA0564">
        <w:t>AlexNet</w:t>
      </w:r>
      <w:proofErr w:type="spellEnd"/>
      <w:r w:rsidRPr="00EA0564">
        <w:t>-based model using FC layers.</w:t>
      </w:r>
      <w:r w:rsidR="009D4235">
        <w:t xml:space="preserve"> </w:t>
      </w:r>
      <w:r w:rsidR="009D4235" w:rsidRPr="009D4235">
        <w:t xml:space="preserve">We used the small version of the </w:t>
      </w:r>
      <w:proofErr w:type="spellStart"/>
      <w:r w:rsidR="009D4235" w:rsidRPr="009D4235">
        <w:t>MobileNet</w:t>
      </w:r>
      <w:proofErr w:type="spellEnd"/>
      <w:r w:rsidR="009D4235" w:rsidRPr="009D4235">
        <w:t xml:space="preserve"> v3 model and started from the pre- trained network for the training.</w:t>
      </w:r>
    </w:p>
    <w:p w14:paraId="67B078B5" w14:textId="77777777" w:rsidR="00BD1379" w:rsidRDefault="00236E5A" w:rsidP="00BD1379">
      <w:pPr>
        <w:keepNext/>
      </w:pPr>
      <w:r w:rsidRPr="00236E5A">
        <w:rPr>
          <w:noProof/>
          <w:lang w:val="hu-HU"/>
        </w:rPr>
        <w:drawing>
          <wp:inline distT="0" distB="0" distL="0" distR="0" wp14:anchorId="29AD3C44" wp14:editId="15ED10E8">
            <wp:extent cx="3200400" cy="990600"/>
            <wp:effectExtent l="0" t="0" r="0" b="0"/>
            <wp:docPr id="291199389" name="Kép 9" descr="A képen szöveg,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99389" name="Kép 9" descr="A képen szöveg, Színesség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990600"/>
                    </a:xfrm>
                    <a:prstGeom prst="rect">
                      <a:avLst/>
                    </a:prstGeom>
                    <a:noFill/>
                    <a:ln>
                      <a:noFill/>
                    </a:ln>
                  </pic:spPr>
                </pic:pic>
              </a:graphicData>
            </a:graphic>
          </wp:inline>
        </w:drawing>
      </w:r>
    </w:p>
    <w:p w14:paraId="75EDB69F" w14:textId="01FD806C" w:rsidR="00236E5A" w:rsidRDefault="00BD1379" w:rsidP="00BD1379">
      <w:pPr>
        <w:pStyle w:val="Kpalrs"/>
      </w:pPr>
      <w:r>
        <w:rPr>
          <w:lang w:val="hu-HU"/>
        </w:rPr>
        <w:fldChar w:fldCharType="begin"/>
      </w:r>
      <w:r>
        <w:rPr>
          <w:lang w:val="hu-HU"/>
        </w:rPr>
        <w:instrText xml:space="preserve"> SEQ Figure \* ARABIC </w:instrText>
      </w:r>
      <w:r>
        <w:rPr>
          <w:lang w:val="hu-HU"/>
        </w:rPr>
        <w:fldChar w:fldCharType="separate"/>
      </w:r>
      <w:r w:rsidR="00125D6C">
        <w:rPr>
          <w:noProof/>
          <w:lang w:val="hu-HU"/>
        </w:rPr>
        <w:t>5</w:t>
      </w:r>
      <w:r>
        <w:rPr>
          <w:lang w:val="hu-HU"/>
        </w:rPr>
        <w:fldChar w:fldCharType="end"/>
      </w:r>
      <w:r>
        <w:t>. Figure The architecture of MobileNetv3-based model.</w:t>
      </w:r>
    </w:p>
    <w:p w14:paraId="1BF15897" w14:textId="2853A43C" w:rsidR="00FF2D28" w:rsidRDefault="00A4347D" w:rsidP="00FF2D28">
      <w:pPr>
        <w:pStyle w:val="Cmsor2"/>
      </w:pPr>
      <w:r>
        <w:t>Complex model for images and tabular data</w:t>
      </w:r>
    </w:p>
    <w:p w14:paraId="3E9F34B5" w14:textId="61EC6AC5" w:rsidR="00D76ED0" w:rsidRPr="00D76ED0" w:rsidRDefault="0076428F" w:rsidP="004936E8">
      <w:pPr>
        <w:spacing w:after="240"/>
        <w:ind w:firstLine="204"/>
        <w:jc w:val="both"/>
      </w:pPr>
      <w:r w:rsidRPr="0076428F">
        <w:t xml:space="preserve">We also created a model that uses the metadata associated with the images. The model receives images and tabular data simultaneously, processing the images using </w:t>
      </w:r>
      <w:proofErr w:type="spellStart"/>
      <w:r w:rsidRPr="0076428F">
        <w:t>AlexNet</w:t>
      </w:r>
      <w:proofErr w:type="spellEnd"/>
      <w:r w:rsidRPr="0076428F">
        <w:t xml:space="preserve"> and processing the tabular data using FC layers. The output from the images and tabular data is concatenated, on which a multilayer FC net performs the classification.</w:t>
      </w:r>
    </w:p>
    <w:p w14:paraId="46769B83" w14:textId="77777777" w:rsidR="000030FC" w:rsidRDefault="00A96B58" w:rsidP="000030FC">
      <w:pPr>
        <w:pStyle w:val="Kp"/>
        <w:keepNext/>
      </w:pPr>
      <w:r w:rsidRPr="004973A4">
        <w:drawing>
          <wp:inline distT="0" distB="0" distL="0" distR="0" wp14:anchorId="23B6C286" wp14:editId="24E1C6AD">
            <wp:extent cx="3060000" cy="1885785"/>
            <wp:effectExtent l="0" t="0" r="7620" b="0"/>
            <wp:docPr id="1759657204" name="Kép 1" descr="A képen szöveg, képernyőkép,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204" name="Kép 1" descr="A képen szöveg, képernyőkép, Színesség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000" cy="1885785"/>
                    </a:xfrm>
                    <a:prstGeom prst="rect">
                      <a:avLst/>
                    </a:prstGeom>
                    <a:noFill/>
                    <a:ln>
                      <a:noFill/>
                    </a:ln>
                  </pic:spPr>
                </pic:pic>
              </a:graphicData>
            </a:graphic>
          </wp:inline>
        </w:drawing>
      </w:r>
    </w:p>
    <w:bookmarkStart w:id="5" w:name="_Ref184469175"/>
    <w:p w14:paraId="21041777" w14:textId="3026550C" w:rsidR="00DD5266" w:rsidRDefault="000030FC" w:rsidP="000030FC">
      <w:pPr>
        <w:pStyle w:val="Kpalrs"/>
        <w:jc w:val="both"/>
      </w:pPr>
      <w:r>
        <w:fldChar w:fldCharType="begin"/>
      </w:r>
      <w:r>
        <w:instrText xml:space="preserve"> SEQ Figure \* ARABIC </w:instrText>
      </w:r>
      <w:r>
        <w:fldChar w:fldCharType="separate"/>
      </w:r>
      <w:r w:rsidR="00125D6C">
        <w:rPr>
          <w:noProof/>
        </w:rPr>
        <w:t>6</w:t>
      </w:r>
      <w:r>
        <w:fldChar w:fldCharType="end"/>
      </w:r>
      <w:r>
        <w:t>. Figure</w:t>
      </w:r>
      <w:bookmarkEnd w:id="5"/>
      <w:r>
        <w:t xml:space="preserve"> </w:t>
      </w:r>
      <w:r w:rsidRPr="007900AC">
        <w:t>The architecture of the model for images and tabular data</w:t>
      </w:r>
      <w:r>
        <w:t>.</w:t>
      </w:r>
    </w:p>
    <w:p w14:paraId="6986E85C" w14:textId="3DEABB69" w:rsidR="003C37E4" w:rsidRPr="003C37E4" w:rsidRDefault="003C37E4" w:rsidP="004936E8">
      <w:pPr>
        <w:spacing w:after="240"/>
        <w:ind w:firstLine="204"/>
        <w:jc w:val="both"/>
        <w:rPr>
          <w:lang w:val="hu-HU" w:eastAsia="hu-HU"/>
        </w:rPr>
      </w:pPr>
      <w:r w:rsidRPr="003C37E4">
        <w:rPr>
          <w:lang w:val="hu-HU" w:eastAsia="hu-HU"/>
        </w:rPr>
        <w:t xml:space="preserve">The </w:t>
      </w:r>
      <w:proofErr w:type="spellStart"/>
      <w:r w:rsidRPr="003C37E4">
        <w:rPr>
          <w:lang w:val="hu-HU" w:eastAsia="hu-HU"/>
        </w:rPr>
        <w:t>dotted</w:t>
      </w:r>
      <w:proofErr w:type="spellEnd"/>
      <w:r w:rsidRPr="003C37E4">
        <w:rPr>
          <w:lang w:val="hu-HU" w:eastAsia="hu-HU"/>
        </w:rPr>
        <w:t xml:space="preserve"> </w:t>
      </w:r>
      <w:proofErr w:type="spellStart"/>
      <w:r w:rsidRPr="003C37E4">
        <w:rPr>
          <w:lang w:val="hu-HU" w:eastAsia="hu-HU"/>
        </w:rPr>
        <w:t>parts</w:t>
      </w:r>
      <w:proofErr w:type="spellEnd"/>
      <w:r w:rsidRPr="003C37E4">
        <w:rPr>
          <w:lang w:val="hu-HU" w:eastAsia="hu-HU"/>
        </w:rPr>
        <w:t xml:space="preserve"> </w:t>
      </w:r>
      <w:proofErr w:type="spellStart"/>
      <w:r w:rsidRPr="003C37E4">
        <w:rPr>
          <w:lang w:val="hu-HU" w:eastAsia="hu-HU"/>
        </w:rPr>
        <w:t>on</w:t>
      </w:r>
      <w:proofErr w:type="spellEnd"/>
      <w:r w:rsidRPr="003C37E4">
        <w:rPr>
          <w:lang w:val="hu-HU" w:eastAsia="hu-HU"/>
        </w:rPr>
        <w:t xml:space="preserve"> </w:t>
      </w:r>
      <w:proofErr w:type="spellStart"/>
      <w:r w:rsidRPr="003C37E4">
        <w:rPr>
          <w:lang w:val="hu-HU" w:eastAsia="hu-HU"/>
        </w:rPr>
        <w:t>the</w:t>
      </w:r>
      <w:proofErr w:type="spellEnd"/>
      <w:r w:rsidRPr="003C37E4">
        <w:rPr>
          <w:lang w:val="hu-HU" w:eastAsia="hu-HU"/>
        </w:rPr>
        <w:t xml:space="preserve"> </w:t>
      </w:r>
      <w:r w:rsidR="0013254D">
        <w:rPr>
          <w:lang w:val="hu-HU" w:eastAsia="hu-HU"/>
        </w:rPr>
        <w:fldChar w:fldCharType="begin"/>
      </w:r>
      <w:r w:rsidR="0013254D">
        <w:rPr>
          <w:lang w:val="hu-HU" w:eastAsia="hu-HU"/>
        </w:rPr>
        <w:instrText xml:space="preserve"> REF _Ref184469175 \h </w:instrText>
      </w:r>
      <w:r w:rsidR="0013254D">
        <w:rPr>
          <w:lang w:val="hu-HU" w:eastAsia="hu-HU"/>
        </w:rPr>
      </w:r>
      <w:r w:rsidR="0013254D">
        <w:rPr>
          <w:lang w:val="hu-HU" w:eastAsia="hu-HU"/>
        </w:rPr>
        <w:fldChar w:fldCharType="separate"/>
      </w:r>
      <w:r w:rsidR="00125D6C">
        <w:rPr>
          <w:noProof/>
        </w:rPr>
        <w:t>6</w:t>
      </w:r>
      <w:r w:rsidR="00125D6C">
        <w:t>. Figure</w:t>
      </w:r>
      <w:r w:rsidR="0013254D">
        <w:rPr>
          <w:lang w:val="hu-HU" w:eastAsia="hu-HU"/>
        </w:rPr>
        <w:fldChar w:fldCharType="end"/>
      </w:r>
      <w:r>
        <w:rPr>
          <w:lang w:val="hu-HU" w:eastAsia="hu-HU"/>
        </w:rPr>
        <w:t xml:space="preserve"> </w:t>
      </w:r>
      <w:proofErr w:type="spellStart"/>
      <w:r w:rsidRPr="003C37E4">
        <w:rPr>
          <w:lang w:val="hu-HU" w:eastAsia="hu-HU"/>
        </w:rPr>
        <w:t>indicate</w:t>
      </w:r>
      <w:proofErr w:type="spellEnd"/>
      <w:r w:rsidRPr="003C37E4">
        <w:rPr>
          <w:lang w:val="hu-HU" w:eastAsia="hu-HU"/>
        </w:rPr>
        <w:t xml:space="preserve"> </w:t>
      </w:r>
      <w:proofErr w:type="spellStart"/>
      <w:r w:rsidRPr="003C37E4">
        <w:rPr>
          <w:lang w:val="hu-HU" w:eastAsia="hu-HU"/>
        </w:rPr>
        <w:t>that</w:t>
      </w:r>
      <w:proofErr w:type="spellEnd"/>
      <w:r w:rsidRPr="003C37E4">
        <w:rPr>
          <w:lang w:val="hu-HU" w:eastAsia="hu-HU"/>
        </w:rPr>
        <w:t xml:space="preserve"> </w:t>
      </w:r>
      <w:proofErr w:type="spellStart"/>
      <w:r w:rsidRPr="003C37E4">
        <w:rPr>
          <w:lang w:val="hu-HU" w:eastAsia="hu-HU"/>
        </w:rPr>
        <w:t>similar</w:t>
      </w:r>
      <w:proofErr w:type="spellEnd"/>
      <w:r w:rsidRPr="003C37E4">
        <w:rPr>
          <w:lang w:val="hu-HU" w:eastAsia="hu-HU"/>
        </w:rPr>
        <w:t xml:space="preserve"> </w:t>
      </w:r>
      <w:proofErr w:type="spellStart"/>
      <w:r w:rsidRPr="003C37E4">
        <w:rPr>
          <w:lang w:val="hu-HU" w:eastAsia="hu-HU"/>
        </w:rPr>
        <w:t>layers</w:t>
      </w:r>
      <w:proofErr w:type="spellEnd"/>
      <w:r w:rsidRPr="003C37E4">
        <w:rPr>
          <w:lang w:val="hu-HU" w:eastAsia="hu-HU"/>
        </w:rPr>
        <w:t xml:space="preserve"> </w:t>
      </w:r>
      <w:proofErr w:type="spellStart"/>
      <w:r w:rsidRPr="003C37E4">
        <w:rPr>
          <w:lang w:val="hu-HU" w:eastAsia="hu-HU"/>
        </w:rPr>
        <w:t>follow</w:t>
      </w:r>
      <w:proofErr w:type="spellEnd"/>
      <w:r w:rsidRPr="003C37E4">
        <w:rPr>
          <w:lang w:val="hu-HU" w:eastAsia="hu-HU"/>
        </w:rPr>
        <w:t xml:space="preserve"> </w:t>
      </w:r>
      <w:proofErr w:type="spellStart"/>
      <w:r w:rsidRPr="003C37E4">
        <w:rPr>
          <w:lang w:val="hu-HU" w:eastAsia="hu-HU"/>
        </w:rPr>
        <w:t>each</w:t>
      </w:r>
      <w:proofErr w:type="spellEnd"/>
      <w:r w:rsidRPr="003C37E4">
        <w:rPr>
          <w:lang w:val="hu-HU" w:eastAsia="hu-HU"/>
        </w:rPr>
        <w:t xml:space="preserve"> </w:t>
      </w:r>
      <w:proofErr w:type="spellStart"/>
      <w:r w:rsidRPr="003C37E4">
        <w:rPr>
          <w:lang w:val="hu-HU" w:eastAsia="hu-HU"/>
        </w:rPr>
        <w:t>other</w:t>
      </w:r>
      <w:proofErr w:type="spellEnd"/>
      <w:r w:rsidRPr="003C37E4">
        <w:rPr>
          <w:lang w:val="hu-HU" w:eastAsia="hu-HU"/>
        </w:rPr>
        <w:t xml:space="preserve">, </w:t>
      </w:r>
      <w:proofErr w:type="spellStart"/>
      <w:r w:rsidRPr="003C37E4">
        <w:rPr>
          <w:lang w:val="hu-HU" w:eastAsia="hu-HU"/>
        </w:rPr>
        <w:t>with</w:t>
      </w:r>
      <w:proofErr w:type="spellEnd"/>
      <w:r w:rsidRPr="003C37E4">
        <w:rPr>
          <w:lang w:val="hu-HU" w:eastAsia="hu-HU"/>
        </w:rPr>
        <w:t xml:space="preserve"> </w:t>
      </w:r>
      <w:proofErr w:type="spellStart"/>
      <w:r w:rsidRPr="003C37E4">
        <w:rPr>
          <w:lang w:val="hu-HU" w:eastAsia="hu-HU"/>
        </w:rPr>
        <w:t>the</w:t>
      </w:r>
      <w:proofErr w:type="spellEnd"/>
      <w:r w:rsidRPr="003C37E4">
        <w:rPr>
          <w:lang w:val="hu-HU" w:eastAsia="hu-HU"/>
        </w:rPr>
        <w:t xml:space="preserve"> </w:t>
      </w:r>
      <w:proofErr w:type="spellStart"/>
      <w:r w:rsidRPr="003C37E4">
        <w:rPr>
          <w:lang w:val="hu-HU" w:eastAsia="hu-HU"/>
        </w:rPr>
        <w:t>difference</w:t>
      </w:r>
      <w:proofErr w:type="spellEnd"/>
      <w:r w:rsidRPr="003C37E4">
        <w:rPr>
          <w:lang w:val="hu-HU" w:eastAsia="hu-HU"/>
        </w:rPr>
        <w:t xml:space="preserve"> </w:t>
      </w:r>
      <w:proofErr w:type="spellStart"/>
      <w:r w:rsidRPr="003C37E4">
        <w:rPr>
          <w:lang w:val="hu-HU" w:eastAsia="hu-HU"/>
        </w:rPr>
        <w:t>that</w:t>
      </w:r>
      <w:proofErr w:type="spellEnd"/>
      <w:r w:rsidRPr="003C37E4">
        <w:rPr>
          <w:lang w:val="hu-HU" w:eastAsia="hu-HU"/>
        </w:rPr>
        <w:t xml:space="preserve"> </w:t>
      </w:r>
      <w:proofErr w:type="spellStart"/>
      <w:r w:rsidRPr="003C37E4">
        <w:rPr>
          <w:lang w:val="hu-HU" w:eastAsia="hu-HU"/>
        </w:rPr>
        <w:t>the</w:t>
      </w:r>
      <w:proofErr w:type="spellEnd"/>
      <w:r w:rsidRPr="003C37E4">
        <w:rPr>
          <w:lang w:val="hu-HU" w:eastAsia="hu-HU"/>
        </w:rPr>
        <w:t xml:space="preserve"> </w:t>
      </w:r>
      <w:proofErr w:type="spellStart"/>
      <w:r w:rsidRPr="003C37E4">
        <w:rPr>
          <w:lang w:val="hu-HU" w:eastAsia="hu-HU"/>
        </w:rPr>
        <w:t>number</w:t>
      </w:r>
      <w:proofErr w:type="spellEnd"/>
      <w:r w:rsidRPr="003C37E4">
        <w:rPr>
          <w:lang w:val="hu-HU" w:eastAsia="hu-HU"/>
        </w:rPr>
        <w:t xml:space="preserve"> of </w:t>
      </w:r>
      <w:proofErr w:type="spellStart"/>
      <w:r w:rsidRPr="003C37E4">
        <w:rPr>
          <w:lang w:val="hu-HU" w:eastAsia="hu-HU"/>
        </w:rPr>
        <w:t>neurons</w:t>
      </w:r>
      <w:proofErr w:type="spellEnd"/>
      <w:r w:rsidRPr="003C37E4">
        <w:rPr>
          <w:lang w:val="hu-HU" w:eastAsia="hu-HU"/>
        </w:rPr>
        <w:t xml:space="preserve"> in </w:t>
      </w:r>
      <w:proofErr w:type="spellStart"/>
      <w:r w:rsidRPr="003C37E4">
        <w:rPr>
          <w:lang w:val="hu-HU" w:eastAsia="hu-HU"/>
        </w:rPr>
        <w:t>each</w:t>
      </w:r>
      <w:proofErr w:type="spellEnd"/>
      <w:r w:rsidRPr="003C37E4">
        <w:rPr>
          <w:lang w:val="hu-HU" w:eastAsia="hu-HU"/>
        </w:rPr>
        <w:t xml:space="preserve"> </w:t>
      </w:r>
      <w:proofErr w:type="spellStart"/>
      <w:r w:rsidRPr="003C37E4">
        <w:rPr>
          <w:lang w:val="hu-HU" w:eastAsia="hu-HU"/>
        </w:rPr>
        <w:t>layer</w:t>
      </w:r>
      <w:proofErr w:type="spellEnd"/>
      <w:r w:rsidRPr="003C37E4">
        <w:rPr>
          <w:lang w:val="hu-HU" w:eastAsia="hu-HU"/>
        </w:rPr>
        <w:t xml:space="preserve"> </w:t>
      </w:r>
      <w:proofErr w:type="spellStart"/>
      <w:r w:rsidRPr="003C37E4">
        <w:rPr>
          <w:lang w:val="hu-HU" w:eastAsia="hu-HU"/>
        </w:rPr>
        <w:t>varies</w:t>
      </w:r>
      <w:proofErr w:type="spellEnd"/>
      <w:r w:rsidRPr="003C37E4">
        <w:rPr>
          <w:lang w:val="hu-HU" w:eastAsia="hu-HU"/>
        </w:rPr>
        <w:t>.</w:t>
      </w:r>
    </w:p>
    <w:p w14:paraId="4F55BAB7" w14:textId="41584A49" w:rsidR="00A4347D" w:rsidRDefault="00A4347D" w:rsidP="00A4347D">
      <w:pPr>
        <w:pStyle w:val="Cmsor2"/>
      </w:pPr>
      <w:r>
        <w:t>Combined model with select</w:t>
      </w:r>
      <w:r w:rsidR="000C05C3">
        <w:t>or</w:t>
      </w:r>
      <w:r>
        <w:t xml:space="preserve"> network</w:t>
      </w:r>
    </w:p>
    <w:p w14:paraId="13712B16" w14:textId="3DD43710" w:rsidR="00D56E52" w:rsidRDefault="00964375" w:rsidP="002B24B3">
      <w:pPr>
        <w:spacing w:after="240"/>
        <w:ind w:firstLine="204"/>
        <w:jc w:val="both"/>
      </w:pPr>
      <w:r>
        <w:t xml:space="preserve">The previously created </w:t>
      </w:r>
      <w:proofErr w:type="spellStart"/>
      <w:r>
        <w:t>AlexNet</w:t>
      </w:r>
      <w:proofErr w:type="spellEnd"/>
      <w:r>
        <w:t xml:space="preserve"> and </w:t>
      </w:r>
      <w:proofErr w:type="spellStart"/>
      <w:r>
        <w:t>MobileNet</w:t>
      </w:r>
      <w:proofErr w:type="spellEnd"/>
      <w:r>
        <w:t xml:space="preserve"> v3 based models are combined with a simple model select</w:t>
      </w:r>
      <w:r w:rsidR="000C05C3">
        <w:t>or</w:t>
      </w:r>
      <w:r>
        <w:t xml:space="preserve"> network, where the output of the two models is concatenated and then used to produce a prediction using a small FC layer. The last FC layer forms the model select</w:t>
      </w:r>
      <w:r w:rsidR="006B61A5">
        <w:t>or</w:t>
      </w:r>
      <w:r>
        <w:t xml:space="preserve"> part, which is responsible for learning how to </w:t>
      </w:r>
      <w:proofErr w:type="gramStart"/>
      <w:r>
        <w:t>weight</w:t>
      </w:r>
      <w:proofErr w:type="gramEnd"/>
      <w:r>
        <w:t xml:space="preserve"> the values for each model output. It is of course possible to use a more complex model select</w:t>
      </w:r>
      <w:r w:rsidR="006B61A5">
        <w:t>or</w:t>
      </w:r>
      <w:r>
        <w:t xml:space="preserve"> </w:t>
      </w:r>
      <w:r w:rsidR="006B61A5">
        <w:t>net</w:t>
      </w:r>
      <w:r>
        <w:t>, but we have not done so here.</w:t>
      </w:r>
    </w:p>
    <w:p w14:paraId="77D03FD0" w14:textId="4B9C13C7" w:rsidR="00487E16" w:rsidRPr="00D56E52" w:rsidRDefault="0002064F" w:rsidP="002B24B3">
      <w:pPr>
        <w:spacing w:after="240"/>
        <w:ind w:firstLine="204"/>
        <w:jc w:val="both"/>
      </w:pPr>
      <w:r w:rsidRPr="0002064F">
        <w:t>Both pre-trained nets receive the same input to produce their own representation</w:t>
      </w:r>
      <w:r>
        <w:t xml:space="preserve">. </w:t>
      </w:r>
      <w:r w:rsidR="00FD4662" w:rsidRPr="00FD4662">
        <w:t>The same classification networks were used for the two models except for the sigmoid activation function. The model select</w:t>
      </w:r>
      <w:r w:rsidR="006B61A5">
        <w:t>or</w:t>
      </w:r>
      <w:r w:rsidR="00FD4662" w:rsidRPr="00FD4662">
        <w:t xml:space="preserve"> FC layer receives the output of the last FC layer of the models concatenated. To obtain the final shape, we also used a sigmoid activation function.</w:t>
      </w:r>
    </w:p>
    <w:p w14:paraId="07C62A3E" w14:textId="77777777" w:rsidR="00726927" w:rsidRDefault="009F7DBE" w:rsidP="00726927">
      <w:pPr>
        <w:keepNext/>
      </w:pPr>
      <w:r w:rsidRPr="009F7DBE">
        <w:rPr>
          <w:noProof/>
          <w:sz w:val="24"/>
          <w:szCs w:val="24"/>
          <w:lang w:val="hu-HU" w:eastAsia="hu-HU"/>
        </w:rPr>
        <w:lastRenderedPageBreak/>
        <w:drawing>
          <wp:inline distT="0" distB="0" distL="0" distR="0" wp14:anchorId="36877D2F" wp14:editId="3E2EFBE3">
            <wp:extent cx="3060000" cy="2802423"/>
            <wp:effectExtent l="0" t="0" r="0" b="0"/>
            <wp:docPr id="6040689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68974" name="Kép 10"/>
                    <pic:cNvPicPr>
                      <a:picLocks noChangeAspect="1" noChangeArrowheads="1"/>
                    </pic:cNvPicPr>
                  </pic:nvPicPr>
                  <pic:blipFill>
                    <a:blip r:embed="rId17"/>
                    <a:stretch>
                      <a:fillRect/>
                    </a:stretch>
                  </pic:blipFill>
                  <pic:spPr bwMode="auto">
                    <a:xfrm>
                      <a:off x="0" y="0"/>
                      <a:ext cx="3060000" cy="2802423"/>
                    </a:xfrm>
                    <a:prstGeom prst="rect">
                      <a:avLst/>
                    </a:prstGeom>
                    <a:noFill/>
                    <a:ln>
                      <a:noFill/>
                    </a:ln>
                  </pic:spPr>
                </pic:pic>
              </a:graphicData>
            </a:graphic>
          </wp:inline>
        </w:drawing>
      </w:r>
    </w:p>
    <w:p w14:paraId="3D4DBB5B" w14:textId="02A0ABF0" w:rsidR="00FB5CC2" w:rsidRDefault="00726927" w:rsidP="00AF011B">
      <w:pPr>
        <w:pStyle w:val="Kpalrs"/>
      </w:pPr>
      <w:r>
        <w:rPr>
          <w:sz w:val="24"/>
          <w:szCs w:val="24"/>
          <w:lang w:val="hu-HU" w:eastAsia="hu-HU"/>
        </w:rPr>
        <w:fldChar w:fldCharType="begin"/>
      </w:r>
      <w:r>
        <w:rPr>
          <w:sz w:val="24"/>
          <w:szCs w:val="24"/>
          <w:lang w:val="hu-HU" w:eastAsia="hu-HU"/>
        </w:rPr>
        <w:instrText xml:space="preserve"> SEQ Figure \* ARABIC </w:instrText>
      </w:r>
      <w:r>
        <w:rPr>
          <w:sz w:val="24"/>
          <w:szCs w:val="24"/>
          <w:lang w:val="hu-HU" w:eastAsia="hu-HU"/>
        </w:rPr>
        <w:fldChar w:fldCharType="separate"/>
      </w:r>
      <w:r w:rsidR="00125D6C">
        <w:rPr>
          <w:noProof/>
          <w:sz w:val="24"/>
          <w:szCs w:val="24"/>
          <w:lang w:val="hu-HU" w:eastAsia="hu-HU"/>
        </w:rPr>
        <w:t>7</w:t>
      </w:r>
      <w:r>
        <w:rPr>
          <w:sz w:val="24"/>
          <w:szCs w:val="24"/>
          <w:lang w:val="hu-HU" w:eastAsia="hu-HU"/>
        </w:rPr>
        <w:fldChar w:fldCharType="end"/>
      </w:r>
      <w:r>
        <w:t>. Figure The architecture of combined models.</w:t>
      </w:r>
    </w:p>
    <w:p w14:paraId="0076A74B" w14:textId="4E0E8FDD" w:rsidR="008F543D" w:rsidRDefault="008F543D" w:rsidP="008F543D">
      <w:pPr>
        <w:pStyle w:val="Cmsor1"/>
      </w:pPr>
      <w:r>
        <w:t xml:space="preserve">Metrics to </w:t>
      </w:r>
      <w:proofErr w:type="spellStart"/>
      <w:r>
        <w:t>evaulate</w:t>
      </w:r>
      <w:proofErr w:type="spellEnd"/>
      <w:r>
        <w:t xml:space="preserve"> models</w:t>
      </w:r>
    </w:p>
    <w:p w14:paraId="269D35E2" w14:textId="4DE2B642" w:rsidR="008F543D" w:rsidRDefault="00F96BFC" w:rsidP="00E02C1D">
      <w:pPr>
        <w:spacing w:after="240"/>
        <w:ind w:firstLine="204"/>
        <w:jc w:val="both"/>
      </w:pPr>
      <w:r w:rsidRPr="00F96BFC">
        <w:t>When evaluating the models, accuracy was not the most important metric we used to compare the models' capabilities. The reason for this was that it was not used as the main criterion in the articles on the topic, nor was it the basis for comparison in the Kaggle competition.</w:t>
      </w:r>
      <w:r w:rsidR="00C5585E">
        <w:t xml:space="preserve"> </w:t>
      </w:r>
      <w:r w:rsidR="00C5585E" w:rsidRPr="00C5585E">
        <w:t>Several metrics were measured when comparing the models: f1-score, recall, precision and AUC. Detection of malignant skin lesions is key, so the recall value is a very important metric for comparing the models, as it shows the proportion of samples with truly malignant skin lesions that the model found. The AUC value can be used to determine how well our model classifies.</w:t>
      </w:r>
      <w:r w:rsidR="00971D19">
        <w:t xml:space="preserve"> </w:t>
      </w:r>
      <w:r w:rsidR="00971D19" w:rsidRPr="00971D19">
        <w:t>The Kaggle competition used partial AUC to compare models.</w:t>
      </w:r>
    </w:p>
    <w:p w14:paraId="237FB6BD" w14:textId="701D6CF0" w:rsidR="00971D19" w:rsidRDefault="00E02C1D" w:rsidP="00BE755C">
      <w:pPr>
        <w:pStyle w:val="Kp"/>
        <w:spacing w:after="240"/>
        <w:ind w:firstLine="204"/>
      </w:pPr>
      <w:r>
        <w:t>“</w:t>
      </w:r>
      <w:r w:rsidRPr="00E02C1D">
        <w:t>The receiver operating characteristic (ROC) curve illustrates the diagnostic ability of a given binary classifier system as its discrimination threshold is varied. However, there are regions in the ROC space where the values of TPR are unacceptable in clinical practice. Systems that aid in diagnosing cancers are required to be highly-sensitive, so this metric focuses on the area under the ROC curve AND above 80% TRP. Hence, scores range from [0.0, 0.2].</w:t>
      </w:r>
      <w:r>
        <w:t>”</w:t>
      </w:r>
      <w:r w:rsidR="00B516F4">
        <w:t>- about pAUC</w:t>
      </w:r>
      <w:r w:rsidR="00B311B9">
        <w:t xml:space="preserve"> from the Kaggle competition.</w:t>
      </w:r>
    </w:p>
    <w:p w14:paraId="0A8FCE4E" w14:textId="77777777" w:rsidR="00BE755C" w:rsidRDefault="00B311B9" w:rsidP="00BE755C">
      <w:pPr>
        <w:keepNext/>
        <w:ind w:firstLine="202"/>
        <w:jc w:val="both"/>
      </w:pPr>
      <w:r>
        <w:rPr>
          <w:noProof/>
        </w:rPr>
        <w:drawing>
          <wp:inline distT="0" distB="0" distL="0" distR="0" wp14:anchorId="23BDC216" wp14:editId="14D42A2D">
            <wp:extent cx="2880000" cy="2853718"/>
            <wp:effectExtent l="0" t="0" r="0" b="3810"/>
            <wp:docPr id="326182041" name="Kép 2" descr="&quot;pAUC defined by constraining TPR&quot; by ProfGigio is licensed under CC-BY-S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pAUC defined by constraining TPR&quot; by ProfGigio is licensed under CC-BY-SA-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853718"/>
                    </a:xfrm>
                    <a:prstGeom prst="rect">
                      <a:avLst/>
                    </a:prstGeom>
                    <a:noFill/>
                    <a:ln>
                      <a:noFill/>
                    </a:ln>
                  </pic:spPr>
                </pic:pic>
              </a:graphicData>
            </a:graphic>
          </wp:inline>
        </w:drawing>
      </w:r>
    </w:p>
    <w:p w14:paraId="175E6511" w14:textId="39C24D49" w:rsidR="00C5585E" w:rsidRDefault="00BE755C" w:rsidP="00BE755C">
      <w:pPr>
        <w:pStyle w:val="Kpalrs"/>
        <w:jc w:val="both"/>
      </w:pPr>
      <w:r>
        <w:fldChar w:fldCharType="begin"/>
      </w:r>
      <w:r>
        <w:instrText xml:space="preserve"> SEQ Figure \* ARABIC </w:instrText>
      </w:r>
      <w:r>
        <w:fldChar w:fldCharType="separate"/>
      </w:r>
      <w:r w:rsidR="00125D6C">
        <w:rPr>
          <w:noProof/>
        </w:rPr>
        <w:t>8</w:t>
      </w:r>
      <w:r>
        <w:fldChar w:fldCharType="end"/>
      </w:r>
      <w:r>
        <w:t xml:space="preserve">. Figure Illustration of </w:t>
      </w:r>
      <w:proofErr w:type="spellStart"/>
      <w:r>
        <w:t>pAUC</w:t>
      </w:r>
      <w:proofErr w:type="spellEnd"/>
      <w:r>
        <w:t xml:space="preserve"> from the Kaggle competition site.</w:t>
      </w:r>
    </w:p>
    <w:p w14:paraId="6B95CEF5" w14:textId="62CE5398" w:rsidR="004B370F" w:rsidRPr="004B370F" w:rsidRDefault="003C308D" w:rsidP="003C308D">
      <w:pPr>
        <w:ind w:firstLine="202"/>
        <w:jc w:val="both"/>
      </w:pPr>
      <w:r w:rsidRPr="003C308D">
        <w:t xml:space="preserve">The </w:t>
      </w:r>
      <w:proofErr w:type="spellStart"/>
      <w:r w:rsidRPr="003C308D">
        <w:t>pAUC</w:t>
      </w:r>
      <w:proofErr w:type="spellEnd"/>
      <w:r w:rsidRPr="003C308D">
        <w:t xml:space="preserve"> metric is based on the implementation on Kaggle and implemented using the </w:t>
      </w:r>
      <w:proofErr w:type="spellStart"/>
      <w:r w:rsidRPr="003C308D">
        <w:t>torchmetrics</w:t>
      </w:r>
      <w:proofErr w:type="spellEnd"/>
      <w:r w:rsidRPr="003C308D">
        <w:t xml:space="preserve"> package.</w:t>
      </w:r>
      <w:r w:rsidR="00ED6C23">
        <w:t xml:space="preserve"> </w:t>
      </w:r>
      <w:r w:rsidR="00ED6C23" w:rsidRPr="00ED6C23">
        <w:t xml:space="preserve">For the </w:t>
      </w:r>
      <w:proofErr w:type="spellStart"/>
      <w:r w:rsidR="00ED6C23" w:rsidRPr="00ED6C23">
        <w:t>pAUC</w:t>
      </w:r>
      <w:proofErr w:type="spellEnd"/>
      <w:r w:rsidR="00ED6C23" w:rsidRPr="00ED6C23">
        <w:t xml:space="preserve"> value, the lower threshold for TPR was set at 80%, as for the competition.</w:t>
      </w:r>
      <w:r w:rsidR="00E216F8">
        <w:t xml:space="preserve"> </w:t>
      </w:r>
      <w:r w:rsidR="00E216F8" w:rsidRPr="00E216F8">
        <w:t>Confusion matrices were also created for the test results to make it easy to understand how the quantified metrics performed as they did.</w:t>
      </w:r>
    </w:p>
    <w:p w14:paraId="0634131F" w14:textId="5B1EDC45" w:rsidR="00E97B99" w:rsidRDefault="001F3B2B" w:rsidP="00E97B99">
      <w:pPr>
        <w:pStyle w:val="Cmsor1"/>
      </w:pPr>
      <w:r>
        <w:t xml:space="preserve">Methods of </w:t>
      </w:r>
      <w:r w:rsidR="0066537B">
        <w:t xml:space="preserve">training </w:t>
      </w:r>
      <w:r>
        <w:t>model</w:t>
      </w:r>
      <w:r w:rsidR="0066537B">
        <w:t>s</w:t>
      </w:r>
    </w:p>
    <w:p w14:paraId="57362EAA" w14:textId="7E470316" w:rsidR="00D94C90" w:rsidRDefault="00C673E9" w:rsidP="00B936F9">
      <w:pPr>
        <w:pStyle w:val="Text"/>
        <w:spacing w:after="240"/>
        <w:ind w:firstLine="204"/>
      </w:pPr>
      <w:r w:rsidRPr="00C673E9">
        <w:t xml:space="preserve">The models were built using </w:t>
      </w:r>
      <w:proofErr w:type="spellStart"/>
      <w:r w:rsidRPr="00C673E9">
        <w:t>Pytorch</w:t>
      </w:r>
      <w:proofErr w:type="spellEnd"/>
      <w:r w:rsidRPr="00C673E9">
        <w:t xml:space="preserve"> and the training, validation and test pipelines were implemented using </w:t>
      </w:r>
      <w:proofErr w:type="spellStart"/>
      <w:r w:rsidRPr="00C673E9">
        <w:t>Pytorch</w:t>
      </w:r>
      <w:proofErr w:type="spellEnd"/>
      <w:r w:rsidRPr="00C673E9">
        <w:t xml:space="preserve"> Lightning. We defined a single </w:t>
      </w:r>
      <w:proofErr w:type="spellStart"/>
      <w:r w:rsidRPr="00C673E9">
        <w:t>LightningModule</w:t>
      </w:r>
      <w:proofErr w:type="spellEnd"/>
      <w:r w:rsidRPr="00C673E9">
        <w:t>, which got the models in its parameter and performed the single process (training, validation, testing and evaluation).</w:t>
      </w:r>
      <w:r w:rsidR="002D4DA6">
        <w:t xml:space="preserve"> </w:t>
      </w:r>
      <w:r w:rsidR="002D4DA6" w:rsidRPr="002D4DA6">
        <w:t xml:space="preserve">Since a classification task is required to solve the models, we computed and optimized </w:t>
      </w:r>
      <w:proofErr w:type="spellStart"/>
      <w:r w:rsidR="002D4DA6" w:rsidRPr="002D4DA6">
        <w:t>BinaryCrossEntropy</w:t>
      </w:r>
      <w:proofErr w:type="spellEnd"/>
      <w:r w:rsidR="006070A8">
        <w:t xml:space="preserve"> (BCE)</w:t>
      </w:r>
      <w:r w:rsidR="002D4DA6" w:rsidRPr="002D4DA6">
        <w:t xml:space="preserve"> loss during training.</w:t>
      </w:r>
      <w:r w:rsidR="00FA732C">
        <w:t xml:space="preserve"> </w:t>
      </w:r>
      <w:r w:rsidR="00FA732C" w:rsidRPr="00FA732C">
        <w:t xml:space="preserve">During backpropagation, SGD was used to </w:t>
      </w:r>
      <w:proofErr w:type="spellStart"/>
      <w:r w:rsidR="00FA732C" w:rsidRPr="00FA732C">
        <w:t>optimise</w:t>
      </w:r>
      <w:proofErr w:type="spellEnd"/>
      <w:r w:rsidR="00FA732C" w:rsidRPr="00FA732C">
        <w:t xml:space="preserve"> the loss.</w:t>
      </w:r>
      <w:r w:rsidR="00757ADF">
        <w:t xml:space="preserve"> </w:t>
      </w:r>
      <w:r w:rsidR="00757ADF" w:rsidRPr="00757ADF">
        <w:t xml:space="preserve">During the training, the best models were always saved using </w:t>
      </w:r>
      <w:proofErr w:type="spellStart"/>
      <w:r w:rsidR="00757ADF" w:rsidRPr="00757ADF">
        <w:t>ModelCheckpoint</w:t>
      </w:r>
      <w:proofErr w:type="spellEnd"/>
      <w:r w:rsidR="00757ADF" w:rsidRPr="00757ADF">
        <w:t xml:space="preserve">, and </w:t>
      </w:r>
      <w:proofErr w:type="spellStart"/>
      <w:r w:rsidR="00757ADF" w:rsidRPr="00757ADF">
        <w:t>EarlyStopping</w:t>
      </w:r>
      <w:proofErr w:type="spellEnd"/>
      <w:r w:rsidR="00757ADF" w:rsidRPr="00757ADF">
        <w:t xml:space="preserve"> was used to stop the training early if the desired metric was no longer improved within a given epoch number.</w:t>
      </w:r>
    </w:p>
    <w:p w14:paraId="7A131BAC" w14:textId="6AD364A2" w:rsidR="00B936F9" w:rsidRDefault="00B936F9" w:rsidP="00ED5F4F">
      <w:pPr>
        <w:pStyle w:val="Text"/>
        <w:spacing w:after="240"/>
        <w:ind w:firstLine="204"/>
      </w:pPr>
      <w:r w:rsidRPr="00B936F9">
        <w:t>Before training, we split the data set as mentioned earlier and resampled the training data set sample to rebalance the dataset.</w:t>
      </w:r>
      <w:r w:rsidR="004D379D">
        <w:t xml:space="preserve"> </w:t>
      </w:r>
      <w:r w:rsidR="004D379D" w:rsidRPr="004D379D">
        <w:t xml:space="preserve">Positive samples were oversampled by a factor of 6, while negative samples were </w:t>
      </w:r>
      <w:proofErr w:type="spellStart"/>
      <w:r w:rsidR="004D379D" w:rsidRPr="004D379D">
        <w:t>undersampled</w:t>
      </w:r>
      <w:proofErr w:type="spellEnd"/>
      <w:r w:rsidR="004D379D" w:rsidRPr="004D379D">
        <w:t xml:space="preserve"> by a factor of 0.0075.</w:t>
      </w:r>
      <w:r w:rsidRPr="00B936F9">
        <w:t xml:space="preserve"> The data was processed in </w:t>
      </w:r>
      <w:proofErr w:type="gramStart"/>
      <w:r w:rsidRPr="00B936F9">
        <w:t>mini-batches</w:t>
      </w:r>
      <w:proofErr w:type="gramEnd"/>
      <w:r w:rsidRPr="00B936F9">
        <w:t xml:space="preserve"> using </w:t>
      </w:r>
      <w:proofErr w:type="spellStart"/>
      <w:r w:rsidRPr="00B936F9">
        <w:t>Dataloader</w:t>
      </w:r>
      <w:proofErr w:type="spellEnd"/>
      <w:r w:rsidRPr="00B936F9">
        <w:t>.</w:t>
      </w:r>
      <w:r w:rsidR="00A815D9">
        <w:t xml:space="preserve"> </w:t>
      </w:r>
      <w:r w:rsidR="00A815D9" w:rsidRPr="00A815D9">
        <w:t xml:space="preserve">The images were dynamically loaded </w:t>
      </w:r>
      <w:r w:rsidR="00EE6EBE">
        <w:t xml:space="preserve">by </w:t>
      </w:r>
      <w:r w:rsidR="00EE6EBE" w:rsidRPr="00A815D9">
        <w:t xml:space="preserve">the </w:t>
      </w:r>
      <w:proofErr w:type="spellStart"/>
      <w:r w:rsidR="00EE6EBE" w:rsidRPr="00A815D9">
        <w:t>Dataloader</w:t>
      </w:r>
      <w:proofErr w:type="spellEnd"/>
      <w:r w:rsidR="00EE6EBE" w:rsidRPr="00A815D9">
        <w:t xml:space="preserve"> </w:t>
      </w:r>
      <w:r w:rsidR="00A815D9" w:rsidRPr="00A815D9">
        <w:t>from hdf5</w:t>
      </w:r>
      <w:r w:rsidR="00EE6EBE">
        <w:t xml:space="preserve"> format</w:t>
      </w:r>
      <w:r w:rsidR="00A815D9" w:rsidRPr="00A815D9">
        <w:t xml:space="preserve"> file, and then augmentation transformations were performed on the training </w:t>
      </w:r>
      <w:r w:rsidR="003F2AFE">
        <w:t>images</w:t>
      </w:r>
      <w:r w:rsidR="00A815D9" w:rsidRPr="00A815D9">
        <w:t>.</w:t>
      </w:r>
    </w:p>
    <w:p w14:paraId="68C7C53B" w14:textId="26763D82" w:rsidR="00ED5F4F" w:rsidRDefault="00ED5F4F" w:rsidP="00D96916">
      <w:pPr>
        <w:pStyle w:val="Text"/>
        <w:spacing w:after="240"/>
        <w:ind w:firstLine="204"/>
      </w:pPr>
      <w:r w:rsidRPr="00ED5F4F">
        <w:t xml:space="preserve">Model training was done via </w:t>
      </w:r>
      <w:proofErr w:type="spellStart"/>
      <w:r w:rsidRPr="00ED5F4F">
        <w:t>Colab</w:t>
      </w:r>
      <w:proofErr w:type="spellEnd"/>
      <w:r w:rsidRPr="00ED5F4F">
        <w:t xml:space="preserve">, where we logged the model training and validation steps using </w:t>
      </w:r>
      <w:proofErr w:type="spellStart"/>
      <w:r w:rsidRPr="00ED5F4F">
        <w:t>Tensorboard</w:t>
      </w:r>
      <w:proofErr w:type="spellEnd"/>
      <w:r w:rsidRPr="00ED5F4F">
        <w:t xml:space="preserve"> and </w:t>
      </w:r>
      <w:proofErr w:type="spellStart"/>
      <w:r w:rsidRPr="00ED5F4F">
        <w:t>Wandb</w:t>
      </w:r>
      <w:proofErr w:type="spellEnd"/>
      <w:r w:rsidRPr="00ED5F4F">
        <w:t xml:space="preserve"> to find the best models. Since the models we used did not have many parameters (only a few million), we did not need to look for other running environments.</w:t>
      </w:r>
      <w:r w:rsidR="008B3C3D">
        <w:t xml:space="preserve"> </w:t>
      </w:r>
      <w:r w:rsidR="008B3C3D" w:rsidRPr="008B3C3D">
        <w:t xml:space="preserve">The </w:t>
      </w:r>
      <w:r w:rsidR="008B3C3D">
        <w:fldChar w:fldCharType="begin"/>
      </w:r>
      <w:r w:rsidR="008B3C3D">
        <w:instrText xml:space="preserve"> REF _Ref184470628 \h </w:instrText>
      </w:r>
      <w:r w:rsidR="008B3C3D">
        <w:fldChar w:fldCharType="separate"/>
      </w:r>
      <w:r w:rsidR="00125D6C">
        <w:rPr>
          <w:noProof/>
        </w:rPr>
        <w:t>9</w:t>
      </w:r>
      <w:r w:rsidR="00125D6C">
        <w:t>. Figure</w:t>
      </w:r>
      <w:r w:rsidR="008B3C3D">
        <w:fldChar w:fldCharType="end"/>
      </w:r>
      <w:r w:rsidR="008B3C3D">
        <w:t xml:space="preserve"> </w:t>
      </w:r>
      <w:r w:rsidR="008B3C3D" w:rsidRPr="008B3C3D">
        <w:t xml:space="preserve">shows the train loss produced by one of the hyperparameter optimizations </w:t>
      </w:r>
      <w:r w:rsidR="008B3C3D" w:rsidRPr="008B3C3D">
        <w:lastRenderedPageBreak/>
        <w:t xml:space="preserve">over time, where it can be seen that models learn </w:t>
      </w:r>
      <w:proofErr w:type="gramStart"/>
      <w:r w:rsidR="008B3C3D" w:rsidRPr="008B3C3D">
        <w:t>nicely</w:t>
      </w:r>
      <w:proofErr w:type="gramEnd"/>
      <w:r w:rsidR="008B3C3D" w:rsidRPr="008B3C3D">
        <w:t xml:space="preserve"> and the loss decreases as the epochs progress.</w:t>
      </w:r>
    </w:p>
    <w:p w14:paraId="45CAB08D" w14:textId="77777777" w:rsidR="00D96916" w:rsidRDefault="007E5CC5" w:rsidP="00D96916">
      <w:pPr>
        <w:pStyle w:val="Kp"/>
        <w:keepNext/>
      </w:pPr>
      <w:r>
        <w:drawing>
          <wp:inline distT="0" distB="0" distL="0" distR="0" wp14:anchorId="7B8220BC" wp14:editId="24F4CBC8">
            <wp:extent cx="2916000" cy="1532059"/>
            <wp:effectExtent l="0" t="0" r="0" b="0"/>
            <wp:docPr id="1318907819" name="Kép 1"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07819" name="Kép 1" descr="A képen szöveg, képernyőkép, sor, Diagram látható&#10;&#10;Automatikusan generált leírás"/>
                    <pic:cNvPicPr/>
                  </pic:nvPicPr>
                  <pic:blipFill>
                    <a:blip r:embed="rId19"/>
                    <a:stretch>
                      <a:fillRect/>
                    </a:stretch>
                  </pic:blipFill>
                  <pic:spPr>
                    <a:xfrm>
                      <a:off x="0" y="0"/>
                      <a:ext cx="2916000" cy="1532059"/>
                    </a:xfrm>
                    <a:prstGeom prst="rect">
                      <a:avLst/>
                    </a:prstGeom>
                  </pic:spPr>
                </pic:pic>
              </a:graphicData>
            </a:graphic>
          </wp:inline>
        </w:drawing>
      </w:r>
    </w:p>
    <w:bookmarkStart w:id="6" w:name="_Ref184470628"/>
    <w:p w14:paraId="2829FDBB" w14:textId="59CF9943" w:rsidR="007E5CC5" w:rsidRDefault="00D96916" w:rsidP="00EF2D43">
      <w:pPr>
        <w:pStyle w:val="Kpalrs"/>
        <w:spacing w:after="120"/>
        <w:jc w:val="both"/>
      </w:pPr>
      <w:r>
        <w:fldChar w:fldCharType="begin"/>
      </w:r>
      <w:r>
        <w:instrText xml:space="preserve"> SEQ Figure \* ARABIC </w:instrText>
      </w:r>
      <w:r>
        <w:fldChar w:fldCharType="separate"/>
      </w:r>
      <w:r w:rsidR="00125D6C">
        <w:rPr>
          <w:noProof/>
        </w:rPr>
        <w:t>9</w:t>
      </w:r>
      <w:r>
        <w:fldChar w:fldCharType="end"/>
      </w:r>
      <w:r>
        <w:t>. Figure</w:t>
      </w:r>
      <w:bookmarkEnd w:id="6"/>
      <w:r>
        <w:t xml:space="preserve"> </w:t>
      </w:r>
      <w:r w:rsidRPr="00C92A13">
        <w:t>Evolution of train loss during model learning.</w:t>
      </w:r>
    </w:p>
    <w:p w14:paraId="676E6BC3" w14:textId="481B8C90" w:rsidR="00E97B99" w:rsidRDefault="002036AC" w:rsidP="00E97B99">
      <w:pPr>
        <w:pStyle w:val="Cmsor1"/>
      </w:pPr>
      <w:r>
        <w:t>Hyperparameter optimization</w:t>
      </w:r>
    </w:p>
    <w:p w14:paraId="3C01345D" w14:textId="50FF9FF8" w:rsidR="00423A04" w:rsidRDefault="00DA5F0D" w:rsidP="00153A54">
      <w:pPr>
        <w:spacing w:after="240"/>
        <w:ind w:firstLine="204"/>
        <w:jc w:val="both"/>
      </w:pPr>
      <w:r w:rsidRPr="00DA5F0D">
        <w:t xml:space="preserve">In addition to manual hyperparameter optimization, we also implemented automated optimization using the </w:t>
      </w:r>
      <w:proofErr w:type="spellStart"/>
      <w:r w:rsidRPr="00DA5F0D">
        <w:t>Wandb</w:t>
      </w:r>
      <w:proofErr w:type="spellEnd"/>
      <w:r w:rsidRPr="00DA5F0D">
        <w:t xml:space="preserve"> framework. During the parameter optimization, we selected some parameters to be optimized, such as </w:t>
      </w:r>
      <w:proofErr w:type="spellStart"/>
      <w:r w:rsidRPr="00DA5F0D">
        <w:t>learning_rate</w:t>
      </w:r>
      <w:proofErr w:type="spellEnd"/>
      <w:r w:rsidRPr="00DA5F0D">
        <w:t>, number of neurons in the classifier FC layers, batch size and whether to apply Squeeze algorithm during image processing.</w:t>
      </w:r>
      <w:r w:rsidR="00FC3C4A">
        <w:t xml:space="preserve"> </w:t>
      </w:r>
      <w:r w:rsidR="00FC3C4A" w:rsidRPr="00FC3C4A">
        <w:t>For the optimizations, we tried both random and Bayesian hyperparameter optimization. The best results were obtained with the Bayesian optimization.</w:t>
      </w:r>
    </w:p>
    <w:p w14:paraId="5B9108BC" w14:textId="79571993" w:rsidR="00FC3C4A" w:rsidRDefault="00153A54" w:rsidP="00DA5F0D">
      <w:pPr>
        <w:ind w:firstLine="202"/>
        <w:jc w:val="both"/>
      </w:pPr>
      <w:r w:rsidRPr="00153A54">
        <w:t xml:space="preserve">Separate hyperparameter optimizations were performed on the </w:t>
      </w:r>
      <w:proofErr w:type="spellStart"/>
      <w:r w:rsidRPr="00153A54">
        <w:t>AlexNet</w:t>
      </w:r>
      <w:proofErr w:type="spellEnd"/>
      <w:r w:rsidRPr="00153A54">
        <w:t xml:space="preserve"> and MobileNetv3 based models to see which architecture performs better on this dataset. The results were similar for the models with minimal differences. During the optimization, we found that there are some configurations where the squeeze algorithm </w:t>
      </w:r>
      <w:proofErr w:type="gramStart"/>
      <w:r w:rsidRPr="00153A54">
        <w:t>is able to</w:t>
      </w:r>
      <w:proofErr w:type="gramEnd"/>
      <w:r w:rsidRPr="00153A54">
        <w:t xml:space="preserve"> improve the model's performance, but we were able to achieve similarly good results by reconfiguring other parameters.</w:t>
      </w:r>
    </w:p>
    <w:p w14:paraId="31DC6BAE" w14:textId="77777777" w:rsidR="001E48F2" w:rsidRDefault="001E48F2" w:rsidP="001E48F2">
      <w:pPr>
        <w:keepNext/>
        <w:ind w:firstLine="202"/>
        <w:jc w:val="both"/>
      </w:pPr>
      <w:r>
        <w:rPr>
          <w:noProof/>
        </w:rPr>
        <w:drawing>
          <wp:inline distT="0" distB="0" distL="0" distR="0" wp14:anchorId="52241531" wp14:editId="17FB5DBC">
            <wp:extent cx="3060000" cy="1607715"/>
            <wp:effectExtent l="0" t="0" r="7620" b="0"/>
            <wp:docPr id="528683567" name="Kép 3"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83567" name="Kép 3" descr="A képen szöveg, diagram, sor, Diagram látható&#10;&#10;Automatikusan generált leírás"/>
                    <pic:cNvPicPr/>
                  </pic:nvPicPr>
                  <pic:blipFill>
                    <a:blip r:embed="rId20"/>
                    <a:stretch>
                      <a:fillRect/>
                    </a:stretch>
                  </pic:blipFill>
                  <pic:spPr>
                    <a:xfrm>
                      <a:off x="0" y="0"/>
                      <a:ext cx="3060000" cy="1607715"/>
                    </a:xfrm>
                    <a:prstGeom prst="rect">
                      <a:avLst/>
                    </a:prstGeom>
                  </pic:spPr>
                </pic:pic>
              </a:graphicData>
            </a:graphic>
          </wp:inline>
        </w:drawing>
      </w:r>
    </w:p>
    <w:p w14:paraId="061CCC2B" w14:textId="79A0515F" w:rsidR="001E48F2" w:rsidRDefault="001E48F2" w:rsidP="001E48F2">
      <w:pPr>
        <w:pStyle w:val="Kpalrs"/>
        <w:jc w:val="both"/>
      </w:pPr>
      <w:r>
        <w:fldChar w:fldCharType="begin"/>
      </w:r>
      <w:r>
        <w:instrText xml:space="preserve"> SEQ Figure \* ARABIC </w:instrText>
      </w:r>
      <w:r>
        <w:fldChar w:fldCharType="separate"/>
      </w:r>
      <w:r w:rsidR="00125D6C">
        <w:rPr>
          <w:noProof/>
        </w:rPr>
        <w:t>10</w:t>
      </w:r>
      <w:r>
        <w:fldChar w:fldCharType="end"/>
      </w:r>
      <w:r>
        <w:t xml:space="preserve">. Figure </w:t>
      </w:r>
      <w:r w:rsidRPr="00715AC0">
        <w:t xml:space="preserve">Diagram of parallel </w:t>
      </w:r>
      <w:proofErr w:type="spellStart"/>
      <w:r w:rsidRPr="00715AC0">
        <w:t>cordinate</w:t>
      </w:r>
      <w:proofErr w:type="spellEnd"/>
      <w:r w:rsidRPr="00715AC0">
        <w:t xml:space="preserve"> systems for </w:t>
      </w:r>
      <w:proofErr w:type="spellStart"/>
      <w:r w:rsidRPr="00715AC0">
        <w:t>AlexNet</w:t>
      </w:r>
      <w:proofErr w:type="spellEnd"/>
      <w:r w:rsidRPr="00715AC0">
        <w:t xml:space="preserve"> based model optimization.</w:t>
      </w:r>
    </w:p>
    <w:p w14:paraId="7D1CE6CF" w14:textId="47AC84AB" w:rsidR="001E48F2" w:rsidRPr="001E48F2" w:rsidRDefault="007C074A" w:rsidP="007C074A">
      <w:pPr>
        <w:ind w:firstLine="202"/>
        <w:jc w:val="both"/>
      </w:pPr>
      <w:r w:rsidRPr="007C074A">
        <w:t xml:space="preserve">During the hyperparameter optimization, we found that the </w:t>
      </w:r>
      <w:proofErr w:type="spellStart"/>
      <w:r w:rsidRPr="007C074A">
        <w:t>learning_rate</w:t>
      </w:r>
      <w:proofErr w:type="spellEnd"/>
      <w:r w:rsidRPr="007C074A">
        <w:t xml:space="preserve"> setting mattered the most, but the number of neurons in the classifier FC layers also affected the result. During the optimization, we compared the models primarily based on the </w:t>
      </w:r>
      <w:proofErr w:type="spellStart"/>
      <w:r w:rsidRPr="007C074A">
        <w:t>pAUC</w:t>
      </w:r>
      <w:proofErr w:type="spellEnd"/>
      <w:r w:rsidRPr="007C074A">
        <w:t xml:space="preserve"> value measured on the validation dataset, as this was the main basis for comparing the models in the competition.</w:t>
      </w:r>
    </w:p>
    <w:p w14:paraId="2D08AC8B" w14:textId="66160A5A" w:rsidR="001B36B1" w:rsidRPr="00E857A2" w:rsidRDefault="003C0AC3" w:rsidP="001B36B1">
      <w:pPr>
        <w:pStyle w:val="Cmsor1"/>
      </w:pPr>
      <w:r>
        <w:t>Results</w:t>
      </w:r>
    </w:p>
    <w:p w14:paraId="23E23C59" w14:textId="28C0FB95" w:rsidR="001B36B1" w:rsidRDefault="006E4BCB" w:rsidP="1408B26C">
      <w:pPr>
        <w:pStyle w:val="Cmsor2"/>
      </w:pPr>
      <w:r>
        <w:t>Evaluation of models</w:t>
      </w:r>
    </w:p>
    <w:p w14:paraId="38B8440F" w14:textId="67876886" w:rsidR="00CA333E" w:rsidRDefault="004E7227" w:rsidP="00AB6CC0">
      <w:pPr>
        <w:spacing w:after="240"/>
        <w:ind w:firstLine="204"/>
        <w:jc w:val="both"/>
      </w:pPr>
      <w:r w:rsidRPr="004E7227">
        <w:t xml:space="preserve">The best models after hyperparameter optimization were also evaluated on our separate test dataset. Here again, the </w:t>
      </w:r>
      <w:proofErr w:type="spellStart"/>
      <w:r w:rsidRPr="004E7227">
        <w:t>pAUC</w:t>
      </w:r>
      <w:proofErr w:type="spellEnd"/>
      <w:r w:rsidRPr="004E7227">
        <w:t xml:space="preserve"> of the models was the primary comparison, but we also examined the results obtained for the other calculated metrics.</w:t>
      </w:r>
      <w:r w:rsidR="00B530C1">
        <w:t xml:space="preserve"> </w:t>
      </w:r>
    </w:p>
    <w:p w14:paraId="37076A00" w14:textId="70C0836E" w:rsidR="00B530C1" w:rsidRDefault="00B530C1" w:rsidP="00AB6CC0">
      <w:pPr>
        <w:spacing w:after="240"/>
        <w:ind w:firstLine="204"/>
        <w:jc w:val="both"/>
      </w:pPr>
      <w:r w:rsidRPr="00B530C1">
        <w:t xml:space="preserve">The </w:t>
      </w:r>
      <w:r>
        <w:fldChar w:fldCharType="begin"/>
      </w:r>
      <w:r>
        <w:instrText xml:space="preserve"> REF _Ref184475456 \h </w:instrText>
      </w:r>
      <w:r>
        <w:fldChar w:fldCharType="separate"/>
      </w:r>
      <w:r w:rsidR="00125D6C">
        <w:rPr>
          <w:noProof/>
        </w:rPr>
        <w:t>1</w:t>
      </w:r>
      <w:r w:rsidR="00125D6C">
        <w:t>. Table</w:t>
      </w:r>
      <w:r>
        <w:fldChar w:fldCharType="end"/>
      </w:r>
      <w:r>
        <w:t xml:space="preserve"> </w:t>
      </w:r>
      <w:r w:rsidRPr="00B530C1">
        <w:t>shows the best possible results for the models we used (here we have included the results from cross-validation). We have highlighted the values that were the best for the given metric.</w:t>
      </w:r>
      <w:r w:rsidR="003C42BE">
        <w:t xml:space="preserve"> </w:t>
      </w:r>
      <w:r w:rsidR="003C42BE" w:rsidRPr="003C42BE">
        <w:t xml:space="preserve">Based on these results, the MobileNetv3-based model performed best for us in terms of </w:t>
      </w:r>
      <w:proofErr w:type="spellStart"/>
      <w:r w:rsidR="003C42BE" w:rsidRPr="003C42BE">
        <w:t>pAUC</w:t>
      </w:r>
      <w:proofErr w:type="spellEnd"/>
      <w:r w:rsidR="003C42BE" w:rsidRPr="003C42BE">
        <w:t>, but this does not guarantee that the best possible results were found for the other models.</w:t>
      </w:r>
    </w:p>
    <w:tbl>
      <w:tblPr>
        <w:tblStyle w:val="Rcsostblzat"/>
        <w:tblW w:w="5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5"/>
        <w:gridCol w:w="702"/>
        <w:gridCol w:w="994"/>
        <w:gridCol w:w="679"/>
        <w:gridCol w:w="666"/>
      </w:tblGrid>
      <w:tr w:rsidR="00A573AE" w:rsidRPr="00A573AE" w14:paraId="6A2580A5" w14:textId="77777777" w:rsidTr="00D92725">
        <w:tc>
          <w:tcPr>
            <w:tcW w:w="1283" w:type="dxa"/>
            <w:tcBorders>
              <w:bottom w:val="single" w:sz="12" w:space="0" w:color="auto"/>
            </w:tcBorders>
            <w:vAlign w:val="center"/>
          </w:tcPr>
          <w:p w14:paraId="3F14BF21" w14:textId="23566F7E" w:rsidR="00DE019C" w:rsidRPr="00A573AE" w:rsidRDefault="00DE019C" w:rsidP="00EB6734">
            <w:pPr>
              <w:spacing w:after="120"/>
              <w:jc w:val="center"/>
              <w:rPr>
                <w:b/>
                <w:bCs/>
              </w:rPr>
            </w:pPr>
            <w:r w:rsidRPr="00A573AE">
              <w:rPr>
                <w:b/>
                <w:bCs/>
              </w:rPr>
              <w:t>Model</w:t>
            </w:r>
          </w:p>
        </w:tc>
        <w:tc>
          <w:tcPr>
            <w:tcW w:w="839" w:type="dxa"/>
            <w:tcBorders>
              <w:bottom w:val="single" w:sz="12" w:space="0" w:color="auto"/>
            </w:tcBorders>
            <w:vAlign w:val="center"/>
          </w:tcPr>
          <w:p w14:paraId="19F528D6" w14:textId="7C32EF01" w:rsidR="00DE019C" w:rsidRPr="00A573AE" w:rsidRDefault="009338FC" w:rsidP="00EB6734">
            <w:pPr>
              <w:spacing w:after="120"/>
              <w:jc w:val="center"/>
              <w:rPr>
                <w:b/>
                <w:bCs/>
              </w:rPr>
            </w:pPr>
            <w:proofErr w:type="spellStart"/>
            <w:r w:rsidRPr="00A573AE">
              <w:rPr>
                <w:b/>
                <w:bCs/>
              </w:rPr>
              <w:t>pAUC</w:t>
            </w:r>
            <w:proofErr w:type="spellEnd"/>
          </w:p>
        </w:tc>
        <w:tc>
          <w:tcPr>
            <w:tcW w:w="713" w:type="dxa"/>
            <w:tcBorders>
              <w:bottom w:val="single" w:sz="12" w:space="0" w:color="auto"/>
            </w:tcBorders>
            <w:vAlign w:val="center"/>
          </w:tcPr>
          <w:p w14:paraId="6D2C5708" w14:textId="067145B9" w:rsidR="00DE019C" w:rsidRPr="00A573AE" w:rsidRDefault="00337EDA" w:rsidP="00EB6734">
            <w:pPr>
              <w:spacing w:after="120"/>
              <w:jc w:val="center"/>
              <w:rPr>
                <w:b/>
                <w:bCs/>
              </w:rPr>
            </w:pPr>
            <w:r w:rsidRPr="00A573AE">
              <w:rPr>
                <w:b/>
                <w:bCs/>
              </w:rPr>
              <w:t>recall</w:t>
            </w:r>
          </w:p>
        </w:tc>
        <w:tc>
          <w:tcPr>
            <w:tcW w:w="950" w:type="dxa"/>
            <w:tcBorders>
              <w:bottom w:val="single" w:sz="12" w:space="0" w:color="auto"/>
            </w:tcBorders>
            <w:vAlign w:val="center"/>
          </w:tcPr>
          <w:p w14:paraId="5913BE13" w14:textId="2C73C8A0" w:rsidR="00DE019C" w:rsidRPr="00A573AE" w:rsidRDefault="00337EDA" w:rsidP="00EB6734">
            <w:pPr>
              <w:spacing w:after="120"/>
              <w:jc w:val="center"/>
              <w:rPr>
                <w:b/>
                <w:bCs/>
              </w:rPr>
            </w:pPr>
            <w:r w:rsidRPr="00A573AE">
              <w:rPr>
                <w:b/>
                <w:bCs/>
              </w:rPr>
              <w:t>precision</w:t>
            </w:r>
          </w:p>
        </w:tc>
        <w:tc>
          <w:tcPr>
            <w:tcW w:w="697" w:type="dxa"/>
            <w:tcBorders>
              <w:bottom w:val="single" w:sz="12" w:space="0" w:color="auto"/>
            </w:tcBorders>
            <w:vAlign w:val="center"/>
          </w:tcPr>
          <w:p w14:paraId="656FB598" w14:textId="47C6F9D1" w:rsidR="00DE019C" w:rsidRPr="00A573AE" w:rsidRDefault="00337EDA" w:rsidP="00EB6734">
            <w:pPr>
              <w:spacing w:after="120"/>
              <w:jc w:val="center"/>
              <w:rPr>
                <w:b/>
                <w:bCs/>
              </w:rPr>
            </w:pPr>
            <w:r w:rsidRPr="00A573AE">
              <w:rPr>
                <w:b/>
                <w:bCs/>
              </w:rPr>
              <w:t>f1-score</w:t>
            </w:r>
          </w:p>
        </w:tc>
        <w:tc>
          <w:tcPr>
            <w:tcW w:w="619" w:type="dxa"/>
            <w:tcBorders>
              <w:bottom w:val="single" w:sz="12" w:space="0" w:color="auto"/>
            </w:tcBorders>
            <w:vAlign w:val="center"/>
          </w:tcPr>
          <w:p w14:paraId="09966821" w14:textId="1FAB5A39" w:rsidR="00DE019C" w:rsidRPr="00A573AE" w:rsidRDefault="003C4496" w:rsidP="00EB6734">
            <w:pPr>
              <w:spacing w:after="120"/>
              <w:jc w:val="center"/>
              <w:rPr>
                <w:b/>
                <w:bCs/>
              </w:rPr>
            </w:pPr>
            <w:r w:rsidRPr="00A573AE">
              <w:rPr>
                <w:b/>
                <w:bCs/>
              </w:rPr>
              <w:t>loss</w:t>
            </w:r>
          </w:p>
        </w:tc>
      </w:tr>
      <w:tr w:rsidR="00337EDA" w:rsidRPr="00963086" w14:paraId="2B2EEFC2" w14:textId="77777777" w:rsidTr="007C7D45">
        <w:tc>
          <w:tcPr>
            <w:tcW w:w="1283" w:type="dxa"/>
            <w:tcBorders>
              <w:top w:val="single" w:sz="12" w:space="0" w:color="auto"/>
              <w:bottom w:val="single" w:sz="8" w:space="0" w:color="auto"/>
            </w:tcBorders>
          </w:tcPr>
          <w:p w14:paraId="3F18B506" w14:textId="5B17E63E" w:rsidR="00B11FD0" w:rsidRPr="00963086" w:rsidRDefault="00B11FD0" w:rsidP="00AB6CC0">
            <w:pPr>
              <w:rPr>
                <w:i/>
                <w:iCs/>
              </w:rPr>
            </w:pPr>
            <w:r w:rsidRPr="00963086">
              <w:rPr>
                <w:i/>
                <w:iCs/>
              </w:rPr>
              <w:t>Baseline</w:t>
            </w:r>
          </w:p>
        </w:tc>
        <w:tc>
          <w:tcPr>
            <w:tcW w:w="839" w:type="dxa"/>
            <w:tcBorders>
              <w:top w:val="single" w:sz="12" w:space="0" w:color="auto"/>
              <w:bottom w:val="single" w:sz="8" w:space="0" w:color="auto"/>
            </w:tcBorders>
          </w:tcPr>
          <w:p w14:paraId="31E5801F" w14:textId="620BE5EC" w:rsidR="00B11FD0" w:rsidRPr="00963086" w:rsidRDefault="00FA05AC" w:rsidP="00A573AE">
            <w:pPr>
              <w:jc w:val="center"/>
              <w:rPr>
                <w:i/>
                <w:iCs/>
              </w:rPr>
            </w:pPr>
            <w:r w:rsidRPr="00963086">
              <w:rPr>
                <w:i/>
                <w:iCs/>
              </w:rPr>
              <w:t>0.077</w:t>
            </w:r>
          </w:p>
        </w:tc>
        <w:tc>
          <w:tcPr>
            <w:tcW w:w="713" w:type="dxa"/>
            <w:tcBorders>
              <w:top w:val="single" w:sz="12" w:space="0" w:color="auto"/>
              <w:bottom w:val="single" w:sz="8" w:space="0" w:color="auto"/>
            </w:tcBorders>
          </w:tcPr>
          <w:p w14:paraId="4C70F00A" w14:textId="2AA79CBB" w:rsidR="00B11FD0" w:rsidRPr="00963086" w:rsidRDefault="00202431" w:rsidP="00A573AE">
            <w:pPr>
              <w:jc w:val="center"/>
              <w:rPr>
                <w:i/>
                <w:iCs/>
              </w:rPr>
            </w:pPr>
            <w:r w:rsidRPr="00963086">
              <w:rPr>
                <w:i/>
                <w:iCs/>
              </w:rPr>
              <w:t>0.573</w:t>
            </w:r>
          </w:p>
        </w:tc>
        <w:tc>
          <w:tcPr>
            <w:tcW w:w="950" w:type="dxa"/>
            <w:tcBorders>
              <w:top w:val="single" w:sz="12" w:space="0" w:color="auto"/>
              <w:bottom w:val="single" w:sz="8" w:space="0" w:color="auto"/>
            </w:tcBorders>
          </w:tcPr>
          <w:p w14:paraId="23B5941D" w14:textId="57A588AF" w:rsidR="00B11FD0" w:rsidRPr="00963086" w:rsidRDefault="0064445E" w:rsidP="00A573AE">
            <w:pPr>
              <w:jc w:val="center"/>
              <w:rPr>
                <w:i/>
                <w:iCs/>
              </w:rPr>
            </w:pPr>
            <w:r w:rsidRPr="00963086">
              <w:rPr>
                <w:i/>
                <w:iCs/>
              </w:rPr>
              <w:t>0.860</w:t>
            </w:r>
          </w:p>
        </w:tc>
        <w:tc>
          <w:tcPr>
            <w:tcW w:w="697" w:type="dxa"/>
            <w:tcBorders>
              <w:top w:val="single" w:sz="12" w:space="0" w:color="auto"/>
              <w:bottom w:val="single" w:sz="8" w:space="0" w:color="auto"/>
            </w:tcBorders>
          </w:tcPr>
          <w:p w14:paraId="07FFE645" w14:textId="00009A96" w:rsidR="00B11FD0" w:rsidRPr="00963086" w:rsidRDefault="00355B0A" w:rsidP="00A573AE">
            <w:pPr>
              <w:jc w:val="center"/>
              <w:rPr>
                <w:i/>
                <w:iCs/>
              </w:rPr>
            </w:pPr>
            <w:r w:rsidRPr="00963086">
              <w:rPr>
                <w:i/>
                <w:iCs/>
              </w:rPr>
              <w:t>0.688</w:t>
            </w:r>
          </w:p>
        </w:tc>
        <w:tc>
          <w:tcPr>
            <w:tcW w:w="619" w:type="dxa"/>
            <w:tcBorders>
              <w:top w:val="single" w:sz="12" w:space="0" w:color="auto"/>
              <w:bottom w:val="single" w:sz="8" w:space="0" w:color="auto"/>
            </w:tcBorders>
          </w:tcPr>
          <w:p w14:paraId="7F318E59" w14:textId="7AB89699" w:rsidR="00B11FD0" w:rsidRPr="00963086" w:rsidRDefault="00BA3062" w:rsidP="00A573AE">
            <w:pPr>
              <w:jc w:val="center"/>
              <w:rPr>
                <w:i/>
                <w:iCs/>
              </w:rPr>
            </w:pPr>
            <w:r w:rsidRPr="00963086">
              <w:rPr>
                <w:i/>
                <w:iCs/>
              </w:rPr>
              <w:t>0.574</w:t>
            </w:r>
          </w:p>
        </w:tc>
      </w:tr>
      <w:tr w:rsidR="00A573AE" w14:paraId="75F6CD7B" w14:textId="77777777" w:rsidTr="007C7D45">
        <w:tc>
          <w:tcPr>
            <w:tcW w:w="1283" w:type="dxa"/>
            <w:tcBorders>
              <w:top w:val="single" w:sz="8" w:space="0" w:color="auto"/>
              <w:bottom w:val="single" w:sz="8" w:space="0" w:color="auto"/>
            </w:tcBorders>
          </w:tcPr>
          <w:p w14:paraId="3BC51ECC" w14:textId="2CF1772B" w:rsidR="00DE019C" w:rsidRPr="007C7D45" w:rsidRDefault="00DE019C" w:rsidP="00AB6CC0">
            <w:pPr>
              <w:rPr>
                <w:i/>
                <w:iCs/>
              </w:rPr>
            </w:pPr>
            <w:proofErr w:type="spellStart"/>
            <w:r w:rsidRPr="007C7D45">
              <w:rPr>
                <w:i/>
                <w:iCs/>
              </w:rPr>
              <w:t>AlexNet</w:t>
            </w:r>
            <w:proofErr w:type="spellEnd"/>
            <w:r w:rsidR="00B11FD0" w:rsidRPr="007C7D45">
              <w:rPr>
                <w:i/>
                <w:iCs/>
              </w:rPr>
              <w:t xml:space="preserve"> based</w:t>
            </w:r>
          </w:p>
        </w:tc>
        <w:tc>
          <w:tcPr>
            <w:tcW w:w="839" w:type="dxa"/>
            <w:tcBorders>
              <w:top w:val="single" w:sz="8" w:space="0" w:color="auto"/>
              <w:bottom w:val="single" w:sz="8" w:space="0" w:color="auto"/>
            </w:tcBorders>
          </w:tcPr>
          <w:p w14:paraId="143B3E52" w14:textId="732FAF7E" w:rsidR="00DE019C" w:rsidRDefault="00BE1A76" w:rsidP="00A573AE">
            <w:pPr>
              <w:jc w:val="center"/>
            </w:pPr>
            <w:r>
              <w:t>0.116</w:t>
            </w:r>
          </w:p>
        </w:tc>
        <w:tc>
          <w:tcPr>
            <w:tcW w:w="713" w:type="dxa"/>
            <w:tcBorders>
              <w:top w:val="single" w:sz="8" w:space="0" w:color="auto"/>
              <w:bottom w:val="single" w:sz="8" w:space="0" w:color="auto"/>
            </w:tcBorders>
          </w:tcPr>
          <w:p w14:paraId="3FD28AD5" w14:textId="1DE3D281" w:rsidR="00DE019C" w:rsidRDefault="002977B7" w:rsidP="00A573AE">
            <w:pPr>
              <w:jc w:val="center"/>
            </w:pPr>
            <w:r>
              <w:t>0.800</w:t>
            </w:r>
          </w:p>
        </w:tc>
        <w:tc>
          <w:tcPr>
            <w:tcW w:w="950" w:type="dxa"/>
            <w:tcBorders>
              <w:top w:val="single" w:sz="8" w:space="0" w:color="auto"/>
              <w:bottom w:val="single" w:sz="8" w:space="0" w:color="auto"/>
            </w:tcBorders>
          </w:tcPr>
          <w:p w14:paraId="0B24EC51" w14:textId="7C564E9F" w:rsidR="00DE019C" w:rsidRDefault="00695E1D" w:rsidP="00A573AE">
            <w:pPr>
              <w:jc w:val="center"/>
            </w:pPr>
            <w:r>
              <w:t>0.</w:t>
            </w:r>
            <w:r w:rsidR="00C34F07">
              <w:t>822</w:t>
            </w:r>
          </w:p>
        </w:tc>
        <w:tc>
          <w:tcPr>
            <w:tcW w:w="697" w:type="dxa"/>
            <w:tcBorders>
              <w:top w:val="single" w:sz="8" w:space="0" w:color="auto"/>
              <w:bottom w:val="single" w:sz="8" w:space="0" w:color="auto"/>
            </w:tcBorders>
          </w:tcPr>
          <w:p w14:paraId="228A9839" w14:textId="096A0A42" w:rsidR="00DE019C" w:rsidRDefault="002E27AE" w:rsidP="00A573AE">
            <w:pPr>
              <w:jc w:val="center"/>
            </w:pPr>
            <w:r>
              <w:t>0.811</w:t>
            </w:r>
          </w:p>
        </w:tc>
        <w:tc>
          <w:tcPr>
            <w:tcW w:w="619" w:type="dxa"/>
            <w:tcBorders>
              <w:top w:val="single" w:sz="8" w:space="0" w:color="auto"/>
              <w:bottom w:val="single" w:sz="8" w:space="0" w:color="auto"/>
            </w:tcBorders>
          </w:tcPr>
          <w:p w14:paraId="39FE9069" w14:textId="3F61C4D9" w:rsidR="00DE019C" w:rsidRPr="00AA4C4C" w:rsidRDefault="007366E6" w:rsidP="00A573AE">
            <w:pPr>
              <w:jc w:val="center"/>
              <w:rPr>
                <w:b/>
                <w:bCs/>
              </w:rPr>
            </w:pPr>
            <w:r w:rsidRPr="00AA4C4C">
              <w:rPr>
                <w:b/>
                <w:bCs/>
              </w:rPr>
              <w:t>0.434</w:t>
            </w:r>
          </w:p>
        </w:tc>
      </w:tr>
      <w:tr w:rsidR="007C7D45" w14:paraId="6AC3125D" w14:textId="77777777" w:rsidTr="007C7D45">
        <w:tc>
          <w:tcPr>
            <w:tcW w:w="1283" w:type="dxa"/>
            <w:tcBorders>
              <w:top w:val="single" w:sz="8" w:space="0" w:color="auto"/>
              <w:bottom w:val="single" w:sz="8" w:space="0" w:color="auto"/>
            </w:tcBorders>
          </w:tcPr>
          <w:p w14:paraId="56585E87" w14:textId="519209F8" w:rsidR="00B11FD0" w:rsidRPr="007C7D45" w:rsidRDefault="00B11FD0" w:rsidP="00AB6CC0">
            <w:pPr>
              <w:rPr>
                <w:i/>
                <w:iCs/>
              </w:rPr>
            </w:pPr>
            <w:r w:rsidRPr="007C7D45">
              <w:rPr>
                <w:i/>
                <w:iCs/>
              </w:rPr>
              <w:t>MobileNetv3 based</w:t>
            </w:r>
          </w:p>
        </w:tc>
        <w:tc>
          <w:tcPr>
            <w:tcW w:w="839" w:type="dxa"/>
            <w:tcBorders>
              <w:top w:val="single" w:sz="8" w:space="0" w:color="auto"/>
              <w:bottom w:val="single" w:sz="8" w:space="0" w:color="auto"/>
            </w:tcBorders>
          </w:tcPr>
          <w:p w14:paraId="172F52DD" w14:textId="1BA4D6A3" w:rsidR="00B11FD0" w:rsidRPr="00AA4C4C" w:rsidRDefault="00384020" w:rsidP="00A573AE">
            <w:pPr>
              <w:jc w:val="center"/>
              <w:rPr>
                <w:b/>
                <w:bCs/>
              </w:rPr>
            </w:pPr>
            <w:r w:rsidRPr="00AA4C4C">
              <w:rPr>
                <w:b/>
                <w:bCs/>
              </w:rPr>
              <w:t>0.15</w:t>
            </w:r>
            <w:r w:rsidR="004E0265" w:rsidRPr="00AA4C4C">
              <w:rPr>
                <w:b/>
                <w:bCs/>
              </w:rPr>
              <w:t>9</w:t>
            </w:r>
          </w:p>
        </w:tc>
        <w:tc>
          <w:tcPr>
            <w:tcW w:w="713" w:type="dxa"/>
            <w:tcBorders>
              <w:top w:val="single" w:sz="8" w:space="0" w:color="auto"/>
              <w:bottom w:val="single" w:sz="8" w:space="0" w:color="auto"/>
            </w:tcBorders>
          </w:tcPr>
          <w:p w14:paraId="0D8A9864" w14:textId="70DE2B08" w:rsidR="00B11FD0" w:rsidRDefault="00E1441E" w:rsidP="00A573AE">
            <w:pPr>
              <w:jc w:val="center"/>
            </w:pPr>
            <w:r>
              <w:t>0.7</w:t>
            </w:r>
            <w:r w:rsidR="00112A0F">
              <w:t>60</w:t>
            </w:r>
          </w:p>
        </w:tc>
        <w:tc>
          <w:tcPr>
            <w:tcW w:w="950" w:type="dxa"/>
            <w:tcBorders>
              <w:top w:val="single" w:sz="8" w:space="0" w:color="auto"/>
              <w:bottom w:val="single" w:sz="8" w:space="0" w:color="auto"/>
            </w:tcBorders>
          </w:tcPr>
          <w:p w14:paraId="1904FF56" w14:textId="5314E03E" w:rsidR="00B11FD0" w:rsidRPr="00AA4C4C" w:rsidRDefault="0005706B" w:rsidP="00A573AE">
            <w:pPr>
              <w:jc w:val="center"/>
              <w:rPr>
                <w:b/>
                <w:bCs/>
              </w:rPr>
            </w:pPr>
            <w:r w:rsidRPr="00AA4C4C">
              <w:rPr>
                <w:b/>
                <w:bCs/>
              </w:rPr>
              <w:t>0.950</w:t>
            </w:r>
          </w:p>
        </w:tc>
        <w:tc>
          <w:tcPr>
            <w:tcW w:w="697" w:type="dxa"/>
            <w:tcBorders>
              <w:top w:val="single" w:sz="8" w:space="0" w:color="auto"/>
              <w:bottom w:val="single" w:sz="8" w:space="0" w:color="auto"/>
            </w:tcBorders>
          </w:tcPr>
          <w:p w14:paraId="6FC432E6" w14:textId="62C85F50" w:rsidR="00B11FD0" w:rsidRDefault="00545EC7" w:rsidP="00A573AE">
            <w:pPr>
              <w:jc w:val="center"/>
            </w:pPr>
            <w:r>
              <w:t>0.844</w:t>
            </w:r>
          </w:p>
        </w:tc>
        <w:tc>
          <w:tcPr>
            <w:tcW w:w="619" w:type="dxa"/>
            <w:tcBorders>
              <w:top w:val="single" w:sz="8" w:space="0" w:color="auto"/>
              <w:bottom w:val="single" w:sz="8" w:space="0" w:color="auto"/>
            </w:tcBorders>
          </w:tcPr>
          <w:p w14:paraId="54E18549" w14:textId="69169E69" w:rsidR="00B11FD0" w:rsidRDefault="002B7869" w:rsidP="00A573AE">
            <w:pPr>
              <w:jc w:val="center"/>
            </w:pPr>
            <w:r>
              <w:t>0.445</w:t>
            </w:r>
          </w:p>
        </w:tc>
      </w:tr>
      <w:tr w:rsidR="00337EDA" w14:paraId="3D156FED" w14:textId="77777777" w:rsidTr="007C7D45">
        <w:tc>
          <w:tcPr>
            <w:tcW w:w="1283" w:type="dxa"/>
            <w:tcBorders>
              <w:top w:val="single" w:sz="8" w:space="0" w:color="auto"/>
              <w:bottom w:val="single" w:sz="8" w:space="0" w:color="auto"/>
            </w:tcBorders>
          </w:tcPr>
          <w:p w14:paraId="2084714F" w14:textId="788630EA" w:rsidR="00B11FD0" w:rsidRPr="007C7D45" w:rsidRDefault="00B11FD0" w:rsidP="00AB6CC0">
            <w:pPr>
              <w:rPr>
                <w:i/>
                <w:iCs/>
              </w:rPr>
            </w:pPr>
            <w:r w:rsidRPr="007C7D45">
              <w:rPr>
                <w:i/>
                <w:iCs/>
              </w:rPr>
              <w:t>Combined (</w:t>
            </w:r>
            <w:proofErr w:type="spellStart"/>
            <w:r w:rsidRPr="007C7D45">
              <w:rPr>
                <w:i/>
                <w:iCs/>
              </w:rPr>
              <w:t>AlexNet</w:t>
            </w:r>
            <w:proofErr w:type="spellEnd"/>
            <w:r w:rsidRPr="007C7D45">
              <w:rPr>
                <w:i/>
                <w:iCs/>
              </w:rPr>
              <w:t xml:space="preserve"> + </w:t>
            </w:r>
            <w:proofErr w:type="spellStart"/>
            <w:r w:rsidRPr="007C7D45">
              <w:rPr>
                <w:i/>
                <w:iCs/>
              </w:rPr>
              <w:t>MobileNet</w:t>
            </w:r>
            <w:proofErr w:type="spellEnd"/>
            <w:r w:rsidRPr="007C7D45">
              <w:rPr>
                <w:i/>
                <w:iCs/>
              </w:rPr>
              <w:t xml:space="preserve"> v3)</w:t>
            </w:r>
          </w:p>
        </w:tc>
        <w:tc>
          <w:tcPr>
            <w:tcW w:w="839" w:type="dxa"/>
            <w:tcBorders>
              <w:top w:val="single" w:sz="8" w:space="0" w:color="auto"/>
              <w:bottom w:val="single" w:sz="8" w:space="0" w:color="auto"/>
            </w:tcBorders>
          </w:tcPr>
          <w:p w14:paraId="13FB9707" w14:textId="740DC453" w:rsidR="00B11FD0" w:rsidRDefault="00B243D3" w:rsidP="00A573AE">
            <w:pPr>
              <w:jc w:val="center"/>
            </w:pPr>
            <w:r>
              <w:t>0.13</w:t>
            </w:r>
            <w:r w:rsidR="001C6FA9">
              <w:t>4</w:t>
            </w:r>
          </w:p>
        </w:tc>
        <w:tc>
          <w:tcPr>
            <w:tcW w:w="713" w:type="dxa"/>
            <w:tcBorders>
              <w:top w:val="single" w:sz="8" w:space="0" w:color="auto"/>
              <w:bottom w:val="single" w:sz="8" w:space="0" w:color="auto"/>
            </w:tcBorders>
          </w:tcPr>
          <w:p w14:paraId="35DDAB47" w14:textId="36FD5C27" w:rsidR="00B11FD0" w:rsidRPr="00AA4C4C" w:rsidRDefault="001C6FA9" w:rsidP="00A573AE">
            <w:pPr>
              <w:jc w:val="center"/>
              <w:rPr>
                <w:b/>
                <w:bCs/>
              </w:rPr>
            </w:pPr>
            <w:r w:rsidRPr="00AA4C4C">
              <w:rPr>
                <w:b/>
                <w:bCs/>
              </w:rPr>
              <w:t>0.840</w:t>
            </w:r>
          </w:p>
        </w:tc>
        <w:tc>
          <w:tcPr>
            <w:tcW w:w="950" w:type="dxa"/>
            <w:tcBorders>
              <w:top w:val="single" w:sz="8" w:space="0" w:color="auto"/>
              <w:bottom w:val="single" w:sz="8" w:space="0" w:color="auto"/>
            </w:tcBorders>
          </w:tcPr>
          <w:p w14:paraId="1400A46D" w14:textId="7D9BE246" w:rsidR="00B11FD0" w:rsidRDefault="00D377C1" w:rsidP="00A573AE">
            <w:pPr>
              <w:jc w:val="center"/>
            </w:pPr>
            <w:r>
              <w:t>0.900</w:t>
            </w:r>
          </w:p>
        </w:tc>
        <w:tc>
          <w:tcPr>
            <w:tcW w:w="697" w:type="dxa"/>
            <w:tcBorders>
              <w:top w:val="single" w:sz="8" w:space="0" w:color="auto"/>
              <w:bottom w:val="single" w:sz="8" w:space="0" w:color="auto"/>
            </w:tcBorders>
          </w:tcPr>
          <w:p w14:paraId="77B0B712" w14:textId="59FE3868" w:rsidR="00B11FD0" w:rsidRPr="00216257" w:rsidRDefault="000E6B8C" w:rsidP="00A573AE">
            <w:pPr>
              <w:jc w:val="center"/>
              <w:rPr>
                <w:b/>
                <w:bCs/>
              </w:rPr>
            </w:pPr>
            <w:r w:rsidRPr="00216257">
              <w:rPr>
                <w:b/>
                <w:bCs/>
              </w:rPr>
              <w:t>0.869</w:t>
            </w:r>
          </w:p>
        </w:tc>
        <w:tc>
          <w:tcPr>
            <w:tcW w:w="619" w:type="dxa"/>
            <w:tcBorders>
              <w:top w:val="single" w:sz="8" w:space="0" w:color="auto"/>
              <w:bottom w:val="single" w:sz="8" w:space="0" w:color="auto"/>
            </w:tcBorders>
          </w:tcPr>
          <w:p w14:paraId="516C26B3" w14:textId="509C9587" w:rsidR="00B11FD0" w:rsidRDefault="009D68FC" w:rsidP="00A573AE">
            <w:pPr>
              <w:jc w:val="center"/>
            </w:pPr>
            <w:r>
              <w:t>0.455</w:t>
            </w:r>
          </w:p>
        </w:tc>
      </w:tr>
      <w:tr w:rsidR="00337EDA" w14:paraId="2A971237" w14:textId="77777777" w:rsidTr="007C7D45">
        <w:tc>
          <w:tcPr>
            <w:tcW w:w="1283" w:type="dxa"/>
            <w:tcBorders>
              <w:top w:val="single" w:sz="8" w:space="0" w:color="auto"/>
            </w:tcBorders>
          </w:tcPr>
          <w:p w14:paraId="20A3BA65" w14:textId="510675E1" w:rsidR="00B11FD0" w:rsidRPr="007C7D45" w:rsidRDefault="00B11FD0" w:rsidP="00AB6CC0">
            <w:pPr>
              <w:rPr>
                <w:i/>
                <w:iCs/>
              </w:rPr>
            </w:pPr>
            <w:r w:rsidRPr="007C7D45">
              <w:rPr>
                <w:i/>
                <w:iCs/>
              </w:rPr>
              <w:t>Complex</w:t>
            </w:r>
            <w:r w:rsidR="00AB6CC0" w:rsidRPr="007C7D45">
              <w:rPr>
                <w:i/>
                <w:iCs/>
              </w:rPr>
              <w:t xml:space="preserve"> (images + tabular data)</w:t>
            </w:r>
          </w:p>
        </w:tc>
        <w:tc>
          <w:tcPr>
            <w:tcW w:w="839" w:type="dxa"/>
            <w:tcBorders>
              <w:top w:val="single" w:sz="8" w:space="0" w:color="auto"/>
            </w:tcBorders>
          </w:tcPr>
          <w:p w14:paraId="44327E45" w14:textId="358B2FE4" w:rsidR="00B11FD0" w:rsidRDefault="003A0F09" w:rsidP="00A573AE">
            <w:pPr>
              <w:jc w:val="center"/>
            </w:pPr>
            <w:r>
              <w:t>0.12</w:t>
            </w:r>
            <w:r w:rsidR="00F47682">
              <w:t>5</w:t>
            </w:r>
          </w:p>
        </w:tc>
        <w:tc>
          <w:tcPr>
            <w:tcW w:w="713" w:type="dxa"/>
            <w:tcBorders>
              <w:top w:val="single" w:sz="8" w:space="0" w:color="auto"/>
            </w:tcBorders>
          </w:tcPr>
          <w:p w14:paraId="60230524" w14:textId="247842E2" w:rsidR="00B11FD0" w:rsidRPr="00AA4C4C" w:rsidRDefault="003B2855" w:rsidP="00A573AE">
            <w:pPr>
              <w:jc w:val="center"/>
              <w:rPr>
                <w:b/>
                <w:bCs/>
              </w:rPr>
            </w:pPr>
            <w:r w:rsidRPr="00AA4C4C">
              <w:rPr>
                <w:b/>
                <w:bCs/>
              </w:rPr>
              <w:t>0.840</w:t>
            </w:r>
          </w:p>
        </w:tc>
        <w:tc>
          <w:tcPr>
            <w:tcW w:w="950" w:type="dxa"/>
            <w:tcBorders>
              <w:top w:val="single" w:sz="8" w:space="0" w:color="auto"/>
            </w:tcBorders>
          </w:tcPr>
          <w:p w14:paraId="3A891B62" w14:textId="3D0A395C" w:rsidR="00B11FD0" w:rsidRDefault="007B5E44" w:rsidP="00A573AE">
            <w:pPr>
              <w:jc w:val="center"/>
            </w:pPr>
            <w:r>
              <w:t>0.851</w:t>
            </w:r>
          </w:p>
        </w:tc>
        <w:tc>
          <w:tcPr>
            <w:tcW w:w="697" w:type="dxa"/>
            <w:tcBorders>
              <w:top w:val="single" w:sz="8" w:space="0" w:color="auto"/>
            </w:tcBorders>
          </w:tcPr>
          <w:p w14:paraId="38EC4842" w14:textId="57456DFC" w:rsidR="00B11FD0" w:rsidRDefault="00B06B1D" w:rsidP="00A573AE">
            <w:pPr>
              <w:jc w:val="center"/>
            </w:pPr>
            <w:r>
              <w:t>0.84</w:t>
            </w:r>
            <w:r w:rsidR="00EF6B62">
              <w:t>6</w:t>
            </w:r>
          </w:p>
        </w:tc>
        <w:tc>
          <w:tcPr>
            <w:tcW w:w="619" w:type="dxa"/>
            <w:tcBorders>
              <w:top w:val="single" w:sz="8" w:space="0" w:color="auto"/>
            </w:tcBorders>
          </w:tcPr>
          <w:p w14:paraId="5B9CD4A8" w14:textId="631DADFE" w:rsidR="00B11FD0" w:rsidRDefault="004E7909" w:rsidP="00B530C1">
            <w:pPr>
              <w:keepNext/>
              <w:jc w:val="center"/>
            </w:pPr>
            <w:r>
              <w:t>0.446</w:t>
            </w:r>
          </w:p>
        </w:tc>
      </w:tr>
    </w:tbl>
    <w:bookmarkStart w:id="7" w:name="_Ref184475456"/>
    <w:p w14:paraId="4394E26A" w14:textId="1DA3B6EA" w:rsidR="00DE019C" w:rsidRDefault="00B530C1" w:rsidP="00B530C1">
      <w:pPr>
        <w:pStyle w:val="Kpalrs"/>
      </w:pPr>
      <w:r>
        <w:fldChar w:fldCharType="begin"/>
      </w:r>
      <w:r>
        <w:instrText xml:space="preserve"> SEQ Table \* ARABIC </w:instrText>
      </w:r>
      <w:r>
        <w:fldChar w:fldCharType="separate"/>
      </w:r>
      <w:r w:rsidR="00125D6C">
        <w:rPr>
          <w:noProof/>
        </w:rPr>
        <w:t>1</w:t>
      </w:r>
      <w:r>
        <w:fldChar w:fldCharType="end"/>
      </w:r>
      <w:r>
        <w:t>. Table</w:t>
      </w:r>
      <w:bookmarkEnd w:id="7"/>
      <w:r>
        <w:t xml:space="preserve"> The results of the models on test dataset.</w:t>
      </w:r>
    </w:p>
    <w:p w14:paraId="356CA362" w14:textId="1BEF3CE8" w:rsidR="007154B8" w:rsidRDefault="007154B8" w:rsidP="001E0008">
      <w:pPr>
        <w:spacing w:after="240"/>
        <w:ind w:firstLine="204"/>
        <w:jc w:val="both"/>
      </w:pPr>
      <w:r w:rsidRPr="007154B8">
        <w:t xml:space="preserve">You can also see that we managed to beat our baseline model, although it was very rudimentary. The more complex solutions did not perform badly either as their recall was higher than the MobileNetv3 based model with the best </w:t>
      </w:r>
      <w:proofErr w:type="spellStart"/>
      <w:r w:rsidRPr="007154B8">
        <w:t>pAUC</w:t>
      </w:r>
      <w:proofErr w:type="spellEnd"/>
      <w:r w:rsidRPr="007154B8">
        <w:t xml:space="preserve">. During testing we often found that the best </w:t>
      </w:r>
      <w:proofErr w:type="spellStart"/>
      <w:r w:rsidRPr="007154B8">
        <w:t>pAUC</w:t>
      </w:r>
      <w:proofErr w:type="spellEnd"/>
      <w:r w:rsidRPr="007154B8">
        <w:t xml:space="preserve"> values are not always accompanied by a high recall value.  The reason for this was seen to be that the models tended to learn which samples were the ones that contained benign lesions, which in our case was less advantageous.</w:t>
      </w:r>
    </w:p>
    <w:p w14:paraId="14E9549F" w14:textId="5EF496EC" w:rsidR="001E0008" w:rsidRPr="007154B8" w:rsidRDefault="001E0008" w:rsidP="007154B8">
      <w:pPr>
        <w:ind w:firstLine="202"/>
        <w:jc w:val="both"/>
      </w:pPr>
      <w:r w:rsidRPr="001E0008">
        <w:t>In this regard, the models with higher recall values seem to be better able to find the highest number of malignant lesions and more in the opposite sense. In our opinion, it is better to detect a benign lesion as malignant than vice versa, and with medical expert knowledge it is possible to override a lesion that was mistakenly considered malignant afterwards, the delay of which is still not as much of a problem as in the reverse case.</w:t>
      </w:r>
    </w:p>
    <w:p w14:paraId="3931F98D" w14:textId="7C4520B0" w:rsidR="001B36B1" w:rsidRDefault="006E4BCB" w:rsidP="001F4C5C">
      <w:pPr>
        <w:pStyle w:val="Cmsor2"/>
        <w:jc w:val="both"/>
      </w:pPr>
      <w:ins w:id="8" w:author="Szerző">
        <w:r>
          <w:t>Cross-validation</w:t>
        </w:r>
      </w:ins>
    </w:p>
    <w:p w14:paraId="4AF8F2D0" w14:textId="77777777" w:rsidR="00292832" w:rsidRDefault="00292832" w:rsidP="0052484C">
      <w:pPr>
        <w:spacing w:after="240"/>
        <w:ind w:firstLine="204"/>
        <w:jc w:val="both"/>
      </w:pPr>
      <w:r>
        <w:t xml:space="preserve">As we selected the new training, validation and test dataset from the original training dataset completely at random, without any prior medical expertise, we thought it was important to examine the uncertainty introduced into the results. The test dataset remained the same as the 150-item sample set selected previously, which was left unchanged throughout. However, </w:t>
      </w:r>
      <w:r>
        <w:lastRenderedPageBreak/>
        <w:t>the training and validation sets were recreated during every single cross-validation run.</w:t>
      </w:r>
    </w:p>
    <w:p w14:paraId="1173A99C" w14:textId="061E41C6" w:rsidR="00E61D11" w:rsidRDefault="0052484C" w:rsidP="00E61D11">
      <w:pPr>
        <w:spacing w:after="240"/>
        <w:ind w:firstLine="204"/>
        <w:jc w:val="both"/>
      </w:pPr>
      <w:r>
        <w:t xml:space="preserve">In preparation for cross validation, we split our data set into 75-75 size parts along the positive samples excluded from the test dataset, where we re-sampled 75 positive and 75 negative samples into a validation dataset. The remaining samples were then resampled as described above. We then trained the models for 20 epochs on the given training and validation dataset, using the best hyperparameters for training and extracting the best model after each epoch. We found that the results are close to each other, but there is still a small variation between model results. We also evaluated the model produced at the end of each run on the test dataset, </w:t>
      </w:r>
      <w:proofErr w:type="gramStart"/>
      <w:r>
        <w:t>in order to</w:t>
      </w:r>
      <w:proofErr w:type="gramEnd"/>
      <w:r>
        <w:t xml:space="preserve"> see how the test results would have evolved if we had applied the given training and validation dataset decomposition.</w:t>
      </w:r>
    </w:p>
    <w:tbl>
      <w:tblPr>
        <w:tblStyle w:val="Rcsostblzat"/>
        <w:tblW w:w="0" w:type="auto"/>
        <w:tblBorders>
          <w:top w:val="none" w:sz="0" w:space="0" w:color="auto"/>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250"/>
        <w:gridCol w:w="758"/>
        <w:gridCol w:w="758"/>
        <w:gridCol w:w="758"/>
        <w:gridCol w:w="758"/>
        <w:gridCol w:w="758"/>
      </w:tblGrid>
      <w:tr w:rsidR="00CF49DF" w14:paraId="4C7A2235" w14:textId="77777777" w:rsidTr="002A74D3">
        <w:tc>
          <w:tcPr>
            <w:tcW w:w="838" w:type="dxa"/>
            <w:tcBorders>
              <w:top w:val="nil"/>
              <w:bottom w:val="single" w:sz="12" w:space="0" w:color="auto"/>
            </w:tcBorders>
          </w:tcPr>
          <w:p w14:paraId="4EB95FFE" w14:textId="3EE7325D" w:rsidR="00CF49DF" w:rsidRPr="009275E4" w:rsidRDefault="00CF49DF" w:rsidP="009275E4">
            <w:pPr>
              <w:jc w:val="center"/>
              <w:rPr>
                <w:b/>
                <w:bCs/>
              </w:rPr>
            </w:pPr>
            <w:r w:rsidRPr="009275E4">
              <w:rPr>
                <w:b/>
                <w:bCs/>
              </w:rPr>
              <w:t>Model</w:t>
            </w:r>
          </w:p>
        </w:tc>
        <w:tc>
          <w:tcPr>
            <w:tcW w:w="838" w:type="dxa"/>
            <w:tcBorders>
              <w:top w:val="nil"/>
              <w:bottom w:val="single" w:sz="12" w:space="0" w:color="auto"/>
            </w:tcBorders>
          </w:tcPr>
          <w:p w14:paraId="38A4659F" w14:textId="08F660B0" w:rsidR="00CF49DF" w:rsidRPr="009275E4" w:rsidRDefault="00B52E20" w:rsidP="009275E4">
            <w:pPr>
              <w:jc w:val="center"/>
              <w:rPr>
                <w:b/>
                <w:bCs/>
              </w:rPr>
            </w:pPr>
            <w:r w:rsidRPr="009275E4">
              <w:rPr>
                <w:b/>
                <w:bCs/>
              </w:rPr>
              <w:t>Run 1</w:t>
            </w:r>
          </w:p>
        </w:tc>
        <w:tc>
          <w:tcPr>
            <w:tcW w:w="838" w:type="dxa"/>
            <w:tcBorders>
              <w:top w:val="nil"/>
              <w:bottom w:val="single" w:sz="12" w:space="0" w:color="auto"/>
            </w:tcBorders>
          </w:tcPr>
          <w:p w14:paraId="15DB5024" w14:textId="3FD1493B" w:rsidR="00CF49DF" w:rsidRPr="009275E4" w:rsidRDefault="00B52E20" w:rsidP="009275E4">
            <w:pPr>
              <w:jc w:val="center"/>
              <w:rPr>
                <w:b/>
                <w:bCs/>
              </w:rPr>
            </w:pPr>
            <w:r w:rsidRPr="009275E4">
              <w:rPr>
                <w:b/>
                <w:bCs/>
              </w:rPr>
              <w:t>Run 2</w:t>
            </w:r>
          </w:p>
        </w:tc>
        <w:tc>
          <w:tcPr>
            <w:tcW w:w="838" w:type="dxa"/>
            <w:tcBorders>
              <w:top w:val="nil"/>
              <w:bottom w:val="single" w:sz="12" w:space="0" w:color="auto"/>
            </w:tcBorders>
          </w:tcPr>
          <w:p w14:paraId="199E4494" w14:textId="2E582116" w:rsidR="00CF49DF" w:rsidRPr="009275E4" w:rsidRDefault="00B52E20" w:rsidP="009275E4">
            <w:pPr>
              <w:jc w:val="center"/>
              <w:rPr>
                <w:b/>
                <w:bCs/>
              </w:rPr>
            </w:pPr>
            <w:r w:rsidRPr="009275E4">
              <w:rPr>
                <w:b/>
                <w:bCs/>
              </w:rPr>
              <w:t>Run 3</w:t>
            </w:r>
          </w:p>
        </w:tc>
        <w:tc>
          <w:tcPr>
            <w:tcW w:w="839" w:type="dxa"/>
            <w:tcBorders>
              <w:top w:val="nil"/>
              <w:bottom w:val="single" w:sz="12" w:space="0" w:color="auto"/>
            </w:tcBorders>
          </w:tcPr>
          <w:p w14:paraId="67B9B0E3" w14:textId="044371EB" w:rsidR="00CF49DF" w:rsidRPr="009275E4" w:rsidRDefault="00B52E20" w:rsidP="009275E4">
            <w:pPr>
              <w:jc w:val="center"/>
              <w:rPr>
                <w:b/>
                <w:bCs/>
              </w:rPr>
            </w:pPr>
            <w:r w:rsidRPr="009275E4">
              <w:rPr>
                <w:b/>
                <w:bCs/>
              </w:rPr>
              <w:t>Run 4</w:t>
            </w:r>
          </w:p>
        </w:tc>
        <w:tc>
          <w:tcPr>
            <w:tcW w:w="839" w:type="dxa"/>
            <w:tcBorders>
              <w:top w:val="nil"/>
              <w:bottom w:val="single" w:sz="12" w:space="0" w:color="auto"/>
            </w:tcBorders>
          </w:tcPr>
          <w:p w14:paraId="59C3ED79" w14:textId="45546389" w:rsidR="00CF49DF" w:rsidRPr="009275E4" w:rsidRDefault="00B52E20" w:rsidP="009275E4">
            <w:pPr>
              <w:jc w:val="center"/>
              <w:rPr>
                <w:b/>
                <w:bCs/>
              </w:rPr>
            </w:pPr>
            <w:r w:rsidRPr="009275E4">
              <w:rPr>
                <w:b/>
                <w:bCs/>
              </w:rPr>
              <w:t>Run 5</w:t>
            </w:r>
          </w:p>
        </w:tc>
      </w:tr>
      <w:tr w:rsidR="00CF49DF" w14:paraId="5A579F3F" w14:textId="77777777" w:rsidTr="002A74D3">
        <w:tc>
          <w:tcPr>
            <w:tcW w:w="838" w:type="dxa"/>
            <w:tcBorders>
              <w:top w:val="single" w:sz="12" w:space="0" w:color="auto"/>
            </w:tcBorders>
          </w:tcPr>
          <w:p w14:paraId="047F30A3" w14:textId="095AFD6E" w:rsidR="00CF49DF" w:rsidRDefault="009275E4" w:rsidP="002A74D3">
            <w:proofErr w:type="spellStart"/>
            <w:r w:rsidRPr="007C7D45">
              <w:rPr>
                <w:i/>
                <w:iCs/>
              </w:rPr>
              <w:t>AlexNet</w:t>
            </w:r>
            <w:proofErr w:type="spellEnd"/>
            <w:r w:rsidRPr="007C7D45">
              <w:rPr>
                <w:i/>
                <w:iCs/>
              </w:rPr>
              <w:t xml:space="preserve"> based</w:t>
            </w:r>
          </w:p>
        </w:tc>
        <w:tc>
          <w:tcPr>
            <w:tcW w:w="838" w:type="dxa"/>
            <w:tcBorders>
              <w:top w:val="single" w:sz="12" w:space="0" w:color="auto"/>
            </w:tcBorders>
          </w:tcPr>
          <w:p w14:paraId="1E79877A" w14:textId="481C0D95" w:rsidR="00CF49DF" w:rsidRDefault="00AF0A41" w:rsidP="009275E4">
            <w:pPr>
              <w:jc w:val="center"/>
            </w:pPr>
            <w:r>
              <w:t>0.115</w:t>
            </w:r>
          </w:p>
        </w:tc>
        <w:tc>
          <w:tcPr>
            <w:tcW w:w="838" w:type="dxa"/>
            <w:tcBorders>
              <w:top w:val="single" w:sz="12" w:space="0" w:color="auto"/>
            </w:tcBorders>
          </w:tcPr>
          <w:p w14:paraId="374F17E1" w14:textId="5FDC4B14" w:rsidR="00CF49DF" w:rsidRDefault="00AF0A41" w:rsidP="009275E4">
            <w:pPr>
              <w:jc w:val="center"/>
            </w:pPr>
            <w:r>
              <w:t>0.110</w:t>
            </w:r>
          </w:p>
        </w:tc>
        <w:tc>
          <w:tcPr>
            <w:tcW w:w="838" w:type="dxa"/>
            <w:tcBorders>
              <w:top w:val="single" w:sz="12" w:space="0" w:color="auto"/>
            </w:tcBorders>
          </w:tcPr>
          <w:p w14:paraId="7053F44B" w14:textId="61DB184A" w:rsidR="00CF49DF" w:rsidRDefault="00AF0A41" w:rsidP="009275E4">
            <w:pPr>
              <w:jc w:val="center"/>
            </w:pPr>
            <w:r>
              <w:t>0.077</w:t>
            </w:r>
          </w:p>
        </w:tc>
        <w:tc>
          <w:tcPr>
            <w:tcW w:w="839" w:type="dxa"/>
            <w:tcBorders>
              <w:top w:val="single" w:sz="12" w:space="0" w:color="auto"/>
            </w:tcBorders>
          </w:tcPr>
          <w:p w14:paraId="5FCFCE1E" w14:textId="1AA6E6B3" w:rsidR="00CF49DF" w:rsidRDefault="00AF0A41" w:rsidP="009275E4">
            <w:pPr>
              <w:jc w:val="center"/>
            </w:pPr>
            <w:r>
              <w:t>0.112</w:t>
            </w:r>
          </w:p>
        </w:tc>
        <w:tc>
          <w:tcPr>
            <w:tcW w:w="839" w:type="dxa"/>
            <w:tcBorders>
              <w:top w:val="single" w:sz="12" w:space="0" w:color="auto"/>
            </w:tcBorders>
          </w:tcPr>
          <w:p w14:paraId="42232BE4" w14:textId="5D2369E7" w:rsidR="00CF49DF" w:rsidRDefault="00AF0A41" w:rsidP="009275E4">
            <w:pPr>
              <w:jc w:val="center"/>
            </w:pPr>
            <w:r>
              <w:t>0.116</w:t>
            </w:r>
          </w:p>
        </w:tc>
      </w:tr>
      <w:tr w:rsidR="00CF49DF" w14:paraId="06383025" w14:textId="77777777" w:rsidTr="002A74D3">
        <w:tc>
          <w:tcPr>
            <w:tcW w:w="838" w:type="dxa"/>
          </w:tcPr>
          <w:p w14:paraId="6E85106C" w14:textId="71544718" w:rsidR="00CF49DF" w:rsidRDefault="009275E4" w:rsidP="002A74D3">
            <w:r w:rsidRPr="007C7D45">
              <w:rPr>
                <w:i/>
                <w:iCs/>
              </w:rPr>
              <w:t>MobileNetv3 based</w:t>
            </w:r>
          </w:p>
        </w:tc>
        <w:tc>
          <w:tcPr>
            <w:tcW w:w="838" w:type="dxa"/>
          </w:tcPr>
          <w:p w14:paraId="01D3E597" w14:textId="029AF090" w:rsidR="00CF49DF" w:rsidRDefault="00A1771C" w:rsidP="009275E4">
            <w:pPr>
              <w:jc w:val="center"/>
            </w:pPr>
            <w:r>
              <w:t>0.1</w:t>
            </w:r>
            <w:r w:rsidR="003E2A3D">
              <w:t>50</w:t>
            </w:r>
          </w:p>
        </w:tc>
        <w:tc>
          <w:tcPr>
            <w:tcW w:w="838" w:type="dxa"/>
          </w:tcPr>
          <w:p w14:paraId="391B8A21" w14:textId="2A799E2D" w:rsidR="00CF49DF" w:rsidRDefault="0015608B" w:rsidP="009275E4">
            <w:pPr>
              <w:jc w:val="center"/>
            </w:pPr>
            <w:r>
              <w:t>0.15</w:t>
            </w:r>
            <w:r w:rsidR="00D06C10">
              <w:t>9</w:t>
            </w:r>
          </w:p>
        </w:tc>
        <w:tc>
          <w:tcPr>
            <w:tcW w:w="838" w:type="dxa"/>
          </w:tcPr>
          <w:p w14:paraId="708ED746" w14:textId="0972CF6B" w:rsidR="00CF49DF" w:rsidRDefault="003E2A3D" w:rsidP="009275E4">
            <w:pPr>
              <w:jc w:val="center"/>
            </w:pPr>
            <w:r>
              <w:t>0</w:t>
            </w:r>
            <w:r w:rsidR="00D06C10">
              <w:t>.14</w:t>
            </w:r>
            <w:r>
              <w:t>9</w:t>
            </w:r>
          </w:p>
        </w:tc>
        <w:tc>
          <w:tcPr>
            <w:tcW w:w="839" w:type="dxa"/>
          </w:tcPr>
          <w:p w14:paraId="32E58D9E" w14:textId="443B8ADE" w:rsidR="00CF49DF" w:rsidRDefault="003E2A3D" w:rsidP="009275E4">
            <w:pPr>
              <w:jc w:val="center"/>
            </w:pPr>
            <w:r>
              <w:t>0.1</w:t>
            </w:r>
            <w:r w:rsidR="002A20C4">
              <w:t>40</w:t>
            </w:r>
          </w:p>
        </w:tc>
        <w:tc>
          <w:tcPr>
            <w:tcW w:w="839" w:type="dxa"/>
          </w:tcPr>
          <w:p w14:paraId="2B76C389" w14:textId="7BB17B95" w:rsidR="00CF49DF" w:rsidRDefault="002A20C4" w:rsidP="009275E4">
            <w:pPr>
              <w:jc w:val="center"/>
            </w:pPr>
            <w:r>
              <w:t>0.1</w:t>
            </w:r>
            <w:r w:rsidR="000D6894">
              <w:t>43</w:t>
            </w:r>
          </w:p>
        </w:tc>
      </w:tr>
      <w:tr w:rsidR="000D6894" w14:paraId="0DD4B4DD" w14:textId="77777777" w:rsidTr="002A74D3">
        <w:tc>
          <w:tcPr>
            <w:tcW w:w="838" w:type="dxa"/>
          </w:tcPr>
          <w:p w14:paraId="6CAF1923" w14:textId="7830EF1C" w:rsidR="000D6894" w:rsidRDefault="009275E4" w:rsidP="002A74D3">
            <w:r w:rsidRPr="007C7D45">
              <w:rPr>
                <w:i/>
                <w:iCs/>
              </w:rPr>
              <w:t>Combined (</w:t>
            </w:r>
            <w:proofErr w:type="spellStart"/>
            <w:r w:rsidRPr="007C7D45">
              <w:rPr>
                <w:i/>
                <w:iCs/>
              </w:rPr>
              <w:t>AlexNet</w:t>
            </w:r>
            <w:proofErr w:type="spellEnd"/>
            <w:r w:rsidRPr="007C7D45">
              <w:rPr>
                <w:i/>
                <w:iCs/>
              </w:rPr>
              <w:t xml:space="preserve"> + </w:t>
            </w:r>
            <w:proofErr w:type="spellStart"/>
            <w:r w:rsidRPr="007C7D45">
              <w:rPr>
                <w:i/>
                <w:iCs/>
              </w:rPr>
              <w:t>MobileNet</w:t>
            </w:r>
            <w:proofErr w:type="spellEnd"/>
            <w:r w:rsidRPr="007C7D45">
              <w:rPr>
                <w:i/>
                <w:iCs/>
              </w:rPr>
              <w:t xml:space="preserve"> v3)</w:t>
            </w:r>
          </w:p>
        </w:tc>
        <w:tc>
          <w:tcPr>
            <w:tcW w:w="838" w:type="dxa"/>
          </w:tcPr>
          <w:p w14:paraId="14643726" w14:textId="17C21E76" w:rsidR="000D6894" w:rsidRDefault="001B4594" w:rsidP="009275E4">
            <w:pPr>
              <w:jc w:val="center"/>
            </w:pPr>
            <w:r>
              <w:t>0.124</w:t>
            </w:r>
          </w:p>
        </w:tc>
        <w:tc>
          <w:tcPr>
            <w:tcW w:w="838" w:type="dxa"/>
          </w:tcPr>
          <w:p w14:paraId="63A461C7" w14:textId="5630731B" w:rsidR="000D6894" w:rsidRDefault="001B4594" w:rsidP="009275E4">
            <w:pPr>
              <w:jc w:val="center"/>
            </w:pPr>
            <w:r>
              <w:t>0.10</w:t>
            </w:r>
            <w:r w:rsidR="00AB5129">
              <w:t>3</w:t>
            </w:r>
          </w:p>
        </w:tc>
        <w:tc>
          <w:tcPr>
            <w:tcW w:w="838" w:type="dxa"/>
          </w:tcPr>
          <w:p w14:paraId="3447F93E" w14:textId="579EB437" w:rsidR="000D6894" w:rsidRDefault="00AB5129" w:rsidP="009275E4">
            <w:pPr>
              <w:jc w:val="center"/>
            </w:pPr>
            <w:r>
              <w:t>0.101</w:t>
            </w:r>
          </w:p>
        </w:tc>
        <w:tc>
          <w:tcPr>
            <w:tcW w:w="839" w:type="dxa"/>
          </w:tcPr>
          <w:p w14:paraId="48319338" w14:textId="40FE4105" w:rsidR="000D6894" w:rsidRDefault="00AB5129" w:rsidP="009275E4">
            <w:pPr>
              <w:jc w:val="center"/>
            </w:pPr>
            <w:r>
              <w:t>0.134</w:t>
            </w:r>
          </w:p>
        </w:tc>
        <w:tc>
          <w:tcPr>
            <w:tcW w:w="839" w:type="dxa"/>
          </w:tcPr>
          <w:p w14:paraId="30E9A110" w14:textId="3C5CFD62" w:rsidR="000D6894" w:rsidRDefault="009C08FB" w:rsidP="009275E4">
            <w:pPr>
              <w:jc w:val="center"/>
            </w:pPr>
            <w:r>
              <w:t>0.138</w:t>
            </w:r>
          </w:p>
        </w:tc>
      </w:tr>
      <w:tr w:rsidR="002434C8" w14:paraId="507F4FF1" w14:textId="77777777" w:rsidTr="002A74D3">
        <w:tc>
          <w:tcPr>
            <w:tcW w:w="838" w:type="dxa"/>
          </w:tcPr>
          <w:p w14:paraId="6EAF8CA3" w14:textId="745EFBF4" w:rsidR="002434C8" w:rsidRDefault="009275E4" w:rsidP="002A74D3">
            <w:r w:rsidRPr="007C7D45">
              <w:rPr>
                <w:i/>
                <w:iCs/>
              </w:rPr>
              <w:t>Complex (images + tabular data)</w:t>
            </w:r>
          </w:p>
        </w:tc>
        <w:tc>
          <w:tcPr>
            <w:tcW w:w="838" w:type="dxa"/>
          </w:tcPr>
          <w:p w14:paraId="5FB33689" w14:textId="31E2BF4A" w:rsidR="002434C8" w:rsidRDefault="00747A17" w:rsidP="009275E4">
            <w:pPr>
              <w:jc w:val="center"/>
            </w:pPr>
            <w:r>
              <w:t>0</w:t>
            </w:r>
            <w:r w:rsidR="00641BAA">
              <w:t>.128</w:t>
            </w:r>
          </w:p>
        </w:tc>
        <w:tc>
          <w:tcPr>
            <w:tcW w:w="838" w:type="dxa"/>
          </w:tcPr>
          <w:p w14:paraId="79400034" w14:textId="33991BB9" w:rsidR="002434C8" w:rsidRDefault="00641BAA" w:rsidP="009275E4">
            <w:pPr>
              <w:jc w:val="center"/>
            </w:pPr>
            <w:r>
              <w:t>0.126</w:t>
            </w:r>
          </w:p>
        </w:tc>
        <w:tc>
          <w:tcPr>
            <w:tcW w:w="838" w:type="dxa"/>
          </w:tcPr>
          <w:p w14:paraId="2754D450" w14:textId="254B63A4" w:rsidR="002434C8" w:rsidRDefault="00641BAA" w:rsidP="009275E4">
            <w:pPr>
              <w:jc w:val="center"/>
            </w:pPr>
            <w:r>
              <w:t>0.127</w:t>
            </w:r>
          </w:p>
        </w:tc>
        <w:tc>
          <w:tcPr>
            <w:tcW w:w="839" w:type="dxa"/>
          </w:tcPr>
          <w:p w14:paraId="7C61B9A1" w14:textId="77536DFF" w:rsidR="002434C8" w:rsidRDefault="00641BAA" w:rsidP="009275E4">
            <w:pPr>
              <w:jc w:val="center"/>
            </w:pPr>
            <w:r>
              <w:t>0.125</w:t>
            </w:r>
          </w:p>
        </w:tc>
        <w:tc>
          <w:tcPr>
            <w:tcW w:w="839" w:type="dxa"/>
          </w:tcPr>
          <w:p w14:paraId="4C1B5B03" w14:textId="1DDB8EED" w:rsidR="002434C8" w:rsidRDefault="00641BAA" w:rsidP="002A74D3">
            <w:pPr>
              <w:keepNext/>
              <w:jc w:val="center"/>
            </w:pPr>
            <w:r>
              <w:t>0.126</w:t>
            </w:r>
          </w:p>
        </w:tc>
      </w:tr>
    </w:tbl>
    <w:p w14:paraId="1CA4ED2B" w14:textId="4F16A960" w:rsidR="002A74D3" w:rsidRDefault="002A74D3">
      <w:pPr>
        <w:pStyle w:val="Kpalrs"/>
      </w:pPr>
      <w:r>
        <w:fldChar w:fldCharType="begin"/>
      </w:r>
      <w:r>
        <w:instrText xml:space="preserve"> SEQ Table \* ARABIC </w:instrText>
      </w:r>
      <w:r>
        <w:fldChar w:fldCharType="separate"/>
      </w:r>
      <w:r w:rsidR="00125D6C">
        <w:rPr>
          <w:noProof/>
        </w:rPr>
        <w:t>2</w:t>
      </w:r>
      <w:r>
        <w:fldChar w:fldCharType="end"/>
      </w:r>
      <w:r>
        <w:t xml:space="preserve">. Table The </w:t>
      </w:r>
      <w:proofErr w:type="spellStart"/>
      <w:r>
        <w:t>pAUC</w:t>
      </w:r>
      <w:proofErr w:type="spellEnd"/>
      <w:r>
        <w:t xml:space="preserve"> of the given</w:t>
      </w:r>
      <w:r w:rsidR="00024DD0">
        <w:t xml:space="preserve"> cross-validation</w:t>
      </w:r>
      <w:r>
        <w:t xml:space="preserve"> run on test dataset.</w:t>
      </w:r>
    </w:p>
    <w:p w14:paraId="1AC3FDF4" w14:textId="77777777" w:rsidR="00C51966" w:rsidRDefault="00C51966" w:rsidP="00C51966">
      <w:pPr>
        <w:ind w:firstLine="202"/>
        <w:jc w:val="both"/>
      </w:pPr>
      <w:r>
        <w:t xml:space="preserve">Overall, it can be concluded that there was no significant negative effect of randomly selecting a validation set with a fixed test data set. Only the combined model showed larger fluctuations, in the other cases the results were stable in terms of </w:t>
      </w:r>
      <w:proofErr w:type="spellStart"/>
      <w:r>
        <w:t>pAUC</w:t>
      </w:r>
      <w:proofErr w:type="spellEnd"/>
      <w:r>
        <w:t>. Of course, it would be worth comparing the other values in this way, because, for example, the recall value also varied quite a lot during each cross-validation run.</w:t>
      </w:r>
    </w:p>
    <w:p w14:paraId="31BF9404" w14:textId="60B43027" w:rsidR="005D72BB" w:rsidRDefault="002E0D43" w:rsidP="008434E0">
      <w:pPr>
        <w:pStyle w:val="Cmsor1"/>
      </w:pPr>
      <w:r>
        <w:t>Building AI service</w:t>
      </w:r>
    </w:p>
    <w:p w14:paraId="0CEA4D35" w14:textId="6CC095E7" w:rsidR="71813490" w:rsidRDefault="748773A7" w:rsidP="00EF7B12">
      <w:pPr>
        <w:spacing w:after="240"/>
        <w:ind w:firstLine="204"/>
        <w:jc w:val="both"/>
      </w:pPr>
      <w:proofErr w:type="gramStart"/>
      <w:r>
        <w:t>In order to</w:t>
      </w:r>
      <w:proofErr w:type="gramEnd"/>
      <w:r>
        <w:t xml:space="preserve"> use the project as a service, we created a </w:t>
      </w:r>
      <w:proofErr w:type="spellStart"/>
      <w:r>
        <w:t>gradio</w:t>
      </w:r>
      <w:proofErr w:type="spellEnd"/>
      <w:r>
        <w:t xml:space="preserve"> service from one of the best models. This service can be run locally in a docker container</w:t>
      </w:r>
      <w:r w:rsidR="10B6FE17">
        <w:t xml:space="preserve"> (to run it on localhost, additional instructions can be found in the README.md file in the project's </w:t>
      </w:r>
      <w:proofErr w:type="spellStart"/>
      <w:r w:rsidR="10B6FE17">
        <w:t>github</w:t>
      </w:r>
      <w:proofErr w:type="spellEnd"/>
      <w:r w:rsidR="10B6FE17">
        <w:t xml:space="preserve"> repository).</w:t>
      </w:r>
      <w:r>
        <w:t xml:space="preserve"> A static version of the service was also loaded on the </w:t>
      </w:r>
      <w:proofErr w:type="spellStart"/>
      <w:r>
        <w:t>Huggingface</w:t>
      </w:r>
      <w:proofErr w:type="spellEnd"/>
      <w:r>
        <w:t xml:space="preserve"> site (one of the models is fixed and used in the service), so the service is available online. Currently, the space is publicly available at the </w:t>
      </w:r>
      <w:r w:rsidR="0005653B">
        <w:t xml:space="preserve">link </w:t>
      </w:r>
      <w:r w:rsidR="0005653B">
        <w:rPr>
          <w:highlight w:val="yellow"/>
        </w:rPr>
        <w:fldChar w:fldCharType="begin"/>
      </w:r>
      <w:r w:rsidR="0005653B">
        <w:instrText xml:space="preserve"> REF _Ref184481620 \r \h </w:instrText>
      </w:r>
      <w:r w:rsidR="0005653B">
        <w:rPr>
          <w:highlight w:val="yellow"/>
        </w:rPr>
      </w:r>
      <w:r w:rsidR="0005653B">
        <w:rPr>
          <w:highlight w:val="yellow"/>
        </w:rPr>
        <w:fldChar w:fldCharType="separate"/>
      </w:r>
      <w:r w:rsidR="00125D6C">
        <w:t>[13]</w:t>
      </w:r>
      <w:r w:rsidR="0005653B">
        <w:rPr>
          <w:highlight w:val="yellow"/>
        </w:rPr>
        <w:fldChar w:fldCharType="end"/>
      </w:r>
      <w:r w:rsidR="46E18641">
        <w:t xml:space="preserve"> </w:t>
      </w:r>
      <w:r>
        <w:t>but has the limitations of a free service. This is mainly related to the size of the model (16 GB) and the computing resource (CPU), which does not affect us.</w:t>
      </w:r>
    </w:p>
    <w:p w14:paraId="05B7A5C9" w14:textId="77777777" w:rsidR="00EF7B12" w:rsidRDefault="007455A2" w:rsidP="00EF7B12">
      <w:pPr>
        <w:pStyle w:val="Kp"/>
        <w:keepNext/>
      </w:pPr>
      <w:r w:rsidRPr="007455A2">
        <w:drawing>
          <wp:inline distT="0" distB="0" distL="0" distR="0" wp14:anchorId="5E32B276" wp14:editId="1075E1AE">
            <wp:extent cx="3024000" cy="1590599"/>
            <wp:effectExtent l="0" t="0" r="5080" b="0"/>
            <wp:docPr id="378496330" name="Kép 1" descr="A képen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6330" name="Kép 1" descr="A képen képernyőkép, szöveg látható&#10;&#10;Automatikusan generált leírás"/>
                    <pic:cNvPicPr/>
                  </pic:nvPicPr>
                  <pic:blipFill>
                    <a:blip r:embed="rId21"/>
                    <a:stretch>
                      <a:fillRect/>
                    </a:stretch>
                  </pic:blipFill>
                  <pic:spPr>
                    <a:xfrm>
                      <a:off x="0" y="0"/>
                      <a:ext cx="3024000" cy="1590599"/>
                    </a:xfrm>
                    <a:prstGeom prst="rect">
                      <a:avLst/>
                    </a:prstGeom>
                  </pic:spPr>
                </pic:pic>
              </a:graphicData>
            </a:graphic>
          </wp:inline>
        </w:drawing>
      </w:r>
    </w:p>
    <w:p w14:paraId="0D2DD50F" w14:textId="0263BE5F" w:rsidR="007455A2" w:rsidRDefault="00EF7B12" w:rsidP="00EF7B12">
      <w:pPr>
        <w:pStyle w:val="Kpalrs"/>
        <w:jc w:val="both"/>
      </w:pPr>
      <w:r>
        <w:fldChar w:fldCharType="begin"/>
      </w:r>
      <w:r>
        <w:instrText xml:space="preserve"> SEQ Figure \* ARABIC </w:instrText>
      </w:r>
      <w:r>
        <w:fldChar w:fldCharType="separate"/>
      </w:r>
      <w:r w:rsidR="00125D6C">
        <w:rPr>
          <w:noProof/>
        </w:rPr>
        <w:t>11</w:t>
      </w:r>
      <w:r>
        <w:rPr>
          <w:noProof/>
        </w:rPr>
        <w:fldChar w:fldCharType="end"/>
      </w:r>
      <w:r>
        <w:t xml:space="preserve">. Figure Our </w:t>
      </w:r>
      <w:r w:rsidR="00B931E8">
        <w:t xml:space="preserve">working </w:t>
      </w:r>
      <w:r>
        <w:t xml:space="preserve">AI service on </w:t>
      </w:r>
      <w:proofErr w:type="spellStart"/>
      <w:r>
        <w:t>Huggingface</w:t>
      </w:r>
      <w:proofErr w:type="spellEnd"/>
      <w:r>
        <w:t>.</w:t>
      </w:r>
    </w:p>
    <w:p w14:paraId="3A7D9AE0" w14:textId="548F77FB" w:rsidR="00564414" w:rsidRPr="00564414" w:rsidRDefault="00564414" w:rsidP="00564414">
      <w:pPr>
        <w:pStyle w:val="Cmsor1"/>
      </w:pPr>
      <w:r>
        <w:t>Future plans</w:t>
      </w:r>
    </w:p>
    <w:p w14:paraId="511800CA" w14:textId="61EED26A" w:rsidR="15E423B8" w:rsidRDefault="0093B832" w:rsidP="00351E5F">
      <w:pPr>
        <w:spacing w:after="240"/>
        <w:ind w:firstLine="204"/>
        <w:jc w:val="both"/>
      </w:pPr>
      <w:r>
        <w:t>The project could be developed in many more ways in the future. We were thinking about expanding the dataset, improving the accuracy of models and testing other models.</w:t>
      </w:r>
    </w:p>
    <w:p w14:paraId="2FE1E288" w14:textId="16E5849B" w:rsidR="15E423B8" w:rsidRDefault="0093B832" w:rsidP="00351E5F">
      <w:pPr>
        <w:spacing w:after="240"/>
        <w:ind w:firstLine="204"/>
        <w:jc w:val="both"/>
      </w:pPr>
      <w:r>
        <w:t>We thought about expanding the dataset because the more data a network learns on, the better it will perform its task. And for us it would be important to have skin cancer positive samples in at least 50% of the data set. This desired limit could be achieved by generating data with generative models</w:t>
      </w:r>
      <w:r w:rsidR="164ED403">
        <w:t xml:space="preserve"> or by collecting data from </w:t>
      </w:r>
      <w:r w:rsidR="260FA25E">
        <w:t>a reliable source</w:t>
      </w:r>
      <w:r>
        <w:t>.</w:t>
      </w:r>
    </w:p>
    <w:p w14:paraId="46EE6C67" w14:textId="0E82BA04" w:rsidR="15E423B8" w:rsidRDefault="0093B832" w:rsidP="00351E5F">
      <w:pPr>
        <w:spacing w:after="240"/>
        <w:ind w:firstLine="204"/>
        <w:jc w:val="both"/>
      </w:pPr>
      <w:r>
        <w:t xml:space="preserve">By improving the accuracy of our models, we meant that we should achieve better </w:t>
      </w:r>
      <w:proofErr w:type="spellStart"/>
      <w:r>
        <w:t>pAUC</w:t>
      </w:r>
      <w:proofErr w:type="spellEnd"/>
      <w:r>
        <w:t xml:space="preserve"> values with our models. This could possibly be achieved by further hyperparameter optimizations or by using additional promising methods.</w:t>
      </w:r>
    </w:p>
    <w:p w14:paraId="4A6A7591" w14:textId="5CADC438" w:rsidR="05F51869" w:rsidRDefault="0EC9F39C" w:rsidP="05F51869">
      <w:pPr>
        <w:ind w:firstLine="202"/>
        <w:jc w:val="both"/>
      </w:pPr>
      <w:r>
        <w:t xml:space="preserve">There are some models that we have not tried, but others have achieved good results in skin cancer detection. Of these models, we think that it would be worth trying the </w:t>
      </w:r>
      <w:proofErr w:type="spellStart"/>
      <w:r>
        <w:t>DenseNet</w:t>
      </w:r>
      <w:proofErr w:type="spellEnd"/>
      <w:r>
        <w:t xml:space="preserve">, </w:t>
      </w:r>
      <w:proofErr w:type="spellStart"/>
      <w:r>
        <w:t>ResNet</w:t>
      </w:r>
      <w:proofErr w:type="spellEnd"/>
      <w:r>
        <w:t xml:space="preserve"> and VGG models. Of course, combinations of the models we have used or listed above would also be worth trying.</w:t>
      </w:r>
    </w:p>
    <w:p w14:paraId="1D9E2324" w14:textId="77777777" w:rsidR="00E97402" w:rsidRDefault="00E97402" w:rsidP="00E37AF9">
      <w:pPr>
        <w:pStyle w:val="Cmsor1"/>
      </w:pPr>
      <w:r>
        <w:t>Conclusion</w:t>
      </w:r>
    </w:p>
    <w:p w14:paraId="24991C79" w14:textId="38B262B8" w:rsidR="00C075EF" w:rsidRDefault="00D174FC" w:rsidP="00D174FC">
      <w:pPr>
        <w:pStyle w:val="Text"/>
      </w:pPr>
      <w:r w:rsidRPr="00D174FC">
        <w:t>Throughout our semester-long project, we have learned a lot about computer vision and have become more familiar with its use for medical purposes. We also learned about the advantages and difficulties of using it. We consider the results of our models to be successful, although we could not come close to the results achieved in the competition, but as we did not have the opportunity to evaluate our models on the data that was used in the competition, we could not compare them perfectly with the data used in the measurements. Of course, we consider that there is room for improvement in the results, but you cannot fit this into the semester timetable. We are pleased that we were able to make our modelling results available and testable in the form of an AI-based service.</w:t>
      </w:r>
    </w:p>
    <w:p w14:paraId="6B05182F" w14:textId="77777777" w:rsidR="00E97402" w:rsidRDefault="00E97402">
      <w:pPr>
        <w:pStyle w:val="ReferenceHead"/>
      </w:pPr>
      <w:r>
        <w:t>References</w:t>
      </w:r>
    </w:p>
    <w:p w14:paraId="3D7DA0A9" w14:textId="77777777" w:rsidR="0076355A" w:rsidRPr="0076355A" w:rsidRDefault="0076355A" w:rsidP="0076355A">
      <w:pPr>
        <w:shd w:val="clear" w:color="auto" w:fill="FFFFFF"/>
        <w:spacing w:line="276" w:lineRule="auto"/>
        <w:rPr>
          <w:color w:val="222222"/>
          <w:sz w:val="16"/>
          <w:szCs w:val="16"/>
        </w:rPr>
      </w:pPr>
    </w:p>
    <w:p w14:paraId="1A7D2274" w14:textId="3AFB8E94" w:rsidR="00A21A16" w:rsidRDefault="00A21A16" w:rsidP="00A21A16">
      <w:pPr>
        <w:pStyle w:val="References"/>
        <w:jc w:val="left"/>
      </w:pPr>
      <w:bookmarkStart w:id="9" w:name="_Ref184481436"/>
      <w:bookmarkStart w:id="10" w:name="_Ref184481702"/>
      <w:r w:rsidRPr="00347923">
        <w:t xml:space="preserve">Howard, A. G., Zhu, M., Chen, B., </w:t>
      </w:r>
      <w:proofErr w:type="spellStart"/>
      <w:r w:rsidRPr="00347923">
        <w:t>Kalenichenko</w:t>
      </w:r>
      <w:proofErr w:type="spellEnd"/>
      <w:r w:rsidRPr="00347923">
        <w:t xml:space="preserve">, D., Wang, W., Weyand, T., </w:t>
      </w:r>
      <w:proofErr w:type="spellStart"/>
      <w:r w:rsidRPr="00347923">
        <w:t>Andreetto</w:t>
      </w:r>
      <w:proofErr w:type="spellEnd"/>
      <w:r w:rsidRPr="00347923">
        <w:t xml:space="preserve">, M., &amp; Adam, H. (2017). </w:t>
      </w:r>
      <w:proofErr w:type="spellStart"/>
      <w:r w:rsidRPr="00347923">
        <w:rPr>
          <w:i/>
          <w:iCs/>
        </w:rPr>
        <w:t>MobileNets</w:t>
      </w:r>
      <w:proofErr w:type="spellEnd"/>
      <w:r w:rsidRPr="00347923">
        <w:rPr>
          <w:i/>
          <w:iCs/>
        </w:rPr>
        <w:t>: Efficient convolutional neural networks for mobile vision applications</w:t>
      </w:r>
      <w:r w:rsidRPr="00347923">
        <w:t xml:space="preserve">. </w:t>
      </w:r>
      <w:proofErr w:type="spellStart"/>
      <w:r w:rsidRPr="00347923">
        <w:t>arXiv</w:t>
      </w:r>
      <w:proofErr w:type="spellEnd"/>
      <w:r w:rsidRPr="00347923">
        <w:t xml:space="preserve">. </w:t>
      </w:r>
      <w:hyperlink r:id="rId22" w:tgtFrame="_new" w:history="1">
        <w:r w:rsidRPr="00347923">
          <w:rPr>
            <w:rStyle w:val="Hiperhivatkozs"/>
          </w:rPr>
          <w:t>https://arxiv.org/abs/1704.04861</w:t>
        </w:r>
      </w:hyperlink>
      <w:bookmarkEnd w:id="10"/>
    </w:p>
    <w:p w14:paraId="5D6AB6CC" w14:textId="6F0AD5E4" w:rsidR="00D64B30" w:rsidRDefault="00D64B30" w:rsidP="00D64B30">
      <w:pPr>
        <w:pStyle w:val="References"/>
      </w:pPr>
      <w:bookmarkStart w:id="11" w:name="_Ref184404674"/>
      <w:r>
        <w:lastRenderedPageBreak/>
        <w:t xml:space="preserve">Kaggle competition, </w:t>
      </w:r>
      <w:hyperlink r:id="rId23">
        <w:r w:rsidRPr="397B1267">
          <w:rPr>
            <w:rStyle w:val="Hiperhivatkozs"/>
          </w:rPr>
          <w:t>ISIC 2024 - Skin Cancer Detection with 3D-TBP | Kaggle</w:t>
        </w:r>
      </w:hyperlink>
      <w:bookmarkEnd w:id="11"/>
    </w:p>
    <w:p w14:paraId="574249DB" w14:textId="6A27F8B5" w:rsidR="006C2992" w:rsidRDefault="006C2992" w:rsidP="00FF3C45">
      <w:pPr>
        <w:pStyle w:val="References"/>
      </w:pPr>
      <w:bookmarkStart w:id="12" w:name="_Ref184481878"/>
      <w:r>
        <w:t xml:space="preserve">M. Mayo, “5 Effective way to Handle </w:t>
      </w:r>
      <w:proofErr w:type="spellStart"/>
      <w:r>
        <w:t>Inbalanced</w:t>
      </w:r>
      <w:proofErr w:type="spellEnd"/>
      <w:r>
        <w:t xml:space="preserve"> Data in Machine Learning”, Jun. 26. 2024, [Online]. Available: </w:t>
      </w:r>
      <w:r w:rsidR="007F43EC">
        <w:fldChar w:fldCharType="begin"/>
      </w:r>
      <w:r w:rsidR="007F43EC">
        <w:instrText>HYPERLINK "https://machinelearningmastery.com/5-effective-ways-to-handle-imbalanced-data-in-machine-learning/"</w:instrText>
      </w:r>
      <w:r w:rsidR="007F43EC">
        <w:fldChar w:fldCharType="separate"/>
      </w:r>
      <w:r w:rsidR="007F43EC" w:rsidRPr="007F43EC">
        <w:rPr>
          <w:rStyle w:val="Hiperhivatkozs"/>
        </w:rPr>
        <w:t>https://machinelearningmastery.com/5-effective-ways-to-handle-imbalanced-data-in-machine-learning/</w:t>
      </w:r>
      <w:r w:rsidR="007F43EC">
        <w:rPr>
          <w:rStyle w:val="Hiperhivatkozs"/>
        </w:rPr>
        <w:fldChar w:fldCharType="end"/>
      </w:r>
      <w:bookmarkEnd w:id="9"/>
      <w:bookmarkEnd w:id="12"/>
    </w:p>
    <w:p w14:paraId="400D4780" w14:textId="49BF08E8" w:rsidR="0096311B" w:rsidRDefault="008B0038" w:rsidP="008B0038">
      <w:pPr>
        <w:pStyle w:val="References"/>
        <w:jc w:val="left"/>
      </w:pPr>
      <w:bookmarkStart w:id="13" w:name="_Ref184481449"/>
      <w:r w:rsidRPr="008B0038">
        <w:t xml:space="preserve">Yun-Chun Wang, Ching-Hsue Cheng, A multiple combined method for rebalancing medical data with class imbalances, Computers in Biology and Medicine, Volume 134, 2021, 104527, ISSN 0010-4825, </w:t>
      </w:r>
      <w:r>
        <w:fldChar w:fldCharType="begin"/>
      </w:r>
      <w:r>
        <w:instrText>HYPERLINK "https://doi.org/10.1016/j.compbiomed.2021.104527"</w:instrText>
      </w:r>
      <w:r>
        <w:fldChar w:fldCharType="separate"/>
      </w:r>
      <w:r w:rsidRPr="008B0038">
        <w:rPr>
          <w:rStyle w:val="Hiperhivatkozs"/>
        </w:rPr>
        <w:t>https://doi.org/10.1016/j.compbiomed.2021.104527</w:t>
      </w:r>
      <w:r>
        <w:rPr>
          <w:rStyle w:val="Hiperhivatkozs"/>
        </w:rPr>
        <w:fldChar w:fldCharType="end"/>
      </w:r>
      <w:bookmarkEnd w:id="13"/>
    </w:p>
    <w:p w14:paraId="231A4DCE" w14:textId="46220EF8" w:rsidR="00E94E4A" w:rsidRDefault="008D36A4" w:rsidP="45A30CEB">
      <w:pPr>
        <w:pStyle w:val="References"/>
      </w:pPr>
      <w:bookmarkStart w:id="14" w:name="_Ref184481517"/>
      <w:r w:rsidRPr="008D36A4">
        <w:t xml:space="preserve">Naqvi, M., Gilani, S. Q., Syed, T., Marques, O., &amp; Kim, H. C. (2023). Skin Cancer Detection Using Deep Learning-A Review. Diagnostics (Basel, Switzerland), 13(11), 1911. </w:t>
      </w:r>
      <w:r w:rsidR="00E94E4A">
        <w:fldChar w:fldCharType="begin"/>
      </w:r>
      <w:r w:rsidR="00E94E4A">
        <w:instrText>HYPERLINK "</w:instrText>
      </w:r>
      <w:r w:rsidR="00E94E4A" w:rsidRPr="008D36A4">
        <w:instrText>https://doi.org/10.3390/diagnostics13111911</w:instrText>
      </w:r>
      <w:r w:rsidR="00E94E4A">
        <w:instrText>"</w:instrText>
      </w:r>
      <w:r w:rsidR="00E94E4A">
        <w:fldChar w:fldCharType="separate"/>
      </w:r>
      <w:r w:rsidR="00E94E4A" w:rsidRPr="00BE26E3">
        <w:rPr>
          <w:rStyle w:val="Hiperhivatkozs"/>
        </w:rPr>
        <w:t>https://doi.org/10.3390/diagnostics13111911</w:t>
      </w:r>
      <w:r w:rsidR="00E94E4A">
        <w:rPr>
          <w:rStyle w:val="Hiperhivatkozs"/>
        </w:rPr>
        <w:fldChar w:fldCharType="end"/>
      </w:r>
      <w:bookmarkEnd w:id="14"/>
      <w:r w:rsidR="00E94E4A">
        <w:t xml:space="preserve"> </w:t>
      </w:r>
    </w:p>
    <w:p w14:paraId="3A6666C7" w14:textId="77777777" w:rsidR="00B0561B" w:rsidRDefault="00944F60" w:rsidP="00D87A61">
      <w:pPr>
        <w:pStyle w:val="References"/>
        <w:jc w:val="left"/>
      </w:pPr>
      <w:bookmarkStart w:id="15" w:name="_Ref184481544"/>
      <w:r w:rsidRPr="00944F60">
        <w:t xml:space="preserve">Wu, Y., Chen, B., Zeng, A., Pan, D., Wang, R., &amp; Zhao, S. (2022). Skin Cancer Classification </w:t>
      </w:r>
      <w:proofErr w:type="gramStart"/>
      <w:r w:rsidRPr="00944F60">
        <w:t>With</w:t>
      </w:r>
      <w:proofErr w:type="gramEnd"/>
      <w:r w:rsidRPr="00944F60">
        <w:t xml:space="preserve"> Deep Learning: A Systematic Review. </w:t>
      </w:r>
      <w:r w:rsidRPr="00944F60">
        <w:rPr>
          <w:i/>
          <w:iCs/>
        </w:rPr>
        <w:t>Frontiers in oncology</w:t>
      </w:r>
      <w:r w:rsidRPr="00944F60">
        <w:t>, </w:t>
      </w:r>
      <w:r w:rsidRPr="00944F60">
        <w:rPr>
          <w:i/>
          <w:iCs/>
        </w:rPr>
        <w:t>12</w:t>
      </w:r>
      <w:r w:rsidRPr="00944F60">
        <w:t xml:space="preserve">, 893972. </w:t>
      </w:r>
      <w:hyperlink r:id="rId24" w:history="1">
        <w:r w:rsidRPr="00944F60">
          <w:rPr>
            <w:rStyle w:val="Hiperhivatkozs"/>
          </w:rPr>
          <w:t>https://doi.org/10.3389/fonc.2022.893972</w:t>
        </w:r>
      </w:hyperlink>
      <w:bookmarkEnd w:id="15"/>
    </w:p>
    <w:p w14:paraId="4477978A" w14:textId="37BEBAFB" w:rsidR="0017789D" w:rsidRDefault="0017789D" w:rsidP="0017789D">
      <w:pPr>
        <w:pStyle w:val="References"/>
        <w:jc w:val="left"/>
      </w:pPr>
      <w:bookmarkStart w:id="16" w:name="_Ref184482259"/>
      <w:r w:rsidRPr="00357744">
        <w:t xml:space="preserve">Hosny, K.M., Kassem, M.A. &amp; Fouad, M.M. Classification of Skin Lesions into Seven Classes Using Transfer Learning with </w:t>
      </w:r>
      <w:proofErr w:type="spellStart"/>
      <w:r w:rsidRPr="00357744">
        <w:t>AlexNet</w:t>
      </w:r>
      <w:proofErr w:type="spellEnd"/>
      <w:r w:rsidRPr="00357744">
        <w:t>. </w:t>
      </w:r>
      <w:r w:rsidRPr="00357744">
        <w:rPr>
          <w:i/>
          <w:iCs/>
        </w:rPr>
        <w:t>J Digit Imaging</w:t>
      </w:r>
      <w:r w:rsidRPr="00357744">
        <w:t> </w:t>
      </w:r>
      <w:r w:rsidRPr="00357744">
        <w:rPr>
          <w:b/>
          <w:bCs/>
        </w:rPr>
        <w:t>33</w:t>
      </w:r>
      <w:r w:rsidRPr="00357744">
        <w:t xml:space="preserve">, 1325–1334 (2020). </w:t>
      </w:r>
      <w:hyperlink r:id="rId25" w:history="1">
        <w:r w:rsidRPr="00357744">
          <w:rPr>
            <w:rStyle w:val="Hiperhivatkozs"/>
          </w:rPr>
          <w:t>https://doi.org/10.1007/s10278-020-00371-9</w:t>
        </w:r>
      </w:hyperlink>
      <w:bookmarkEnd w:id="16"/>
    </w:p>
    <w:p w14:paraId="71FD48AE" w14:textId="77777777" w:rsidR="001F2948" w:rsidRDefault="00220F1A" w:rsidP="001F2948">
      <w:pPr>
        <w:pStyle w:val="References"/>
        <w:jc w:val="left"/>
      </w:pPr>
      <w:bookmarkStart w:id="17" w:name="_Ref184481560"/>
      <w:r w:rsidRPr="00220F1A">
        <w:t>Shinde, R. K., Alam, M. S., Hossain, M. B., Md Imtiaz, S., Kim, J., Padwal, A. A., &amp; Kim, N. (2023). Squeeze-</w:t>
      </w:r>
      <w:proofErr w:type="spellStart"/>
      <w:r w:rsidRPr="00220F1A">
        <w:t>MNet</w:t>
      </w:r>
      <w:proofErr w:type="spellEnd"/>
      <w:r w:rsidRPr="00220F1A">
        <w:t xml:space="preserve">: </w:t>
      </w:r>
      <w:r w:rsidRPr="00220F1A">
        <w:t>Precise Skin Cancer Detection Model for Low Computing IoT Devices Using Transfer Learning. </w:t>
      </w:r>
      <w:r w:rsidRPr="00220F1A">
        <w:rPr>
          <w:i/>
          <w:iCs/>
        </w:rPr>
        <w:t>Cancers</w:t>
      </w:r>
      <w:r w:rsidRPr="00220F1A">
        <w:t>, </w:t>
      </w:r>
      <w:r w:rsidRPr="00220F1A">
        <w:rPr>
          <w:i/>
          <w:iCs/>
        </w:rPr>
        <w:t>15</w:t>
      </w:r>
      <w:r w:rsidRPr="00220F1A">
        <w:t xml:space="preserve">(1), 12. </w:t>
      </w:r>
      <w:hyperlink r:id="rId26" w:history="1">
        <w:r w:rsidRPr="00220F1A">
          <w:rPr>
            <w:rStyle w:val="Hiperhivatkozs"/>
          </w:rPr>
          <w:t>https://doi.org/10.3390/cancers15010012</w:t>
        </w:r>
      </w:hyperlink>
      <w:bookmarkEnd w:id="17"/>
    </w:p>
    <w:p w14:paraId="22AA16B0" w14:textId="34258DF7" w:rsidR="00220F1A" w:rsidRDefault="001F2948" w:rsidP="001F2948">
      <w:pPr>
        <w:pStyle w:val="References"/>
        <w:jc w:val="left"/>
      </w:pPr>
      <w:bookmarkStart w:id="18" w:name="_Ref184483715"/>
      <w:r w:rsidRPr="00511AD5">
        <w:t xml:space="preserve">Esteva, A., </w:t>
      </w:r>
      <w:proofErr w:type="spellStart"/>
      <w:r w:rsidRPr="00511AD5">
        <w:t>Kuprel</w:t>
      </w:r>
      <w:proofErr w:type="spellEnd"/>
      <w:r w:rsidRPr="00511AD5">
        <w:t>, B., Novoa, R. </w:t>
      </w:r>
      <w:r w:rsidRPr="00511AD5">
        <w:rPr>
          <w:i/>
          <w:iCs/>
        </w:rPr>
        <w:t>et al.</w:t>
      </w:r>
      <w:r w:rsidRPr="00511AD5">
        <w:t> Dermatologist-level classification of skin cancer with deep neural networks. </w:t>
      </w:r>
      <w:r w:rsidRPr="00511AD5">
        <w:rPr>
          <w:i/>
          <w:iCs/>
        </w:rPr>
        <w:t>Nature</w:t>
      </w:r>
      <w:r w:rsidRPr="00511AD5">
        <w:t xml:space="preserve"> 542, 115–118 (2017). </w:t>
      </w:r>
      <w:hyperlink r:id="rId27" w:history="1">
        <w:r w:rsidRPr="00511AD5">
          <w:rPr>
            <w:rStyle w:val="Hiperhivatkozs"/>
          </w:rPr>
          <w:t>https://doi.org/10.1038/nature21056</w:t>
        </w:r>
      </w:hyperlink>
      <w:bookmarkEnd w:id="18"/>
    </w:p>
    <w:p w14:paraId="594C48F0" w14:textId="00556FFB" w:rsidR="00CC5533" w:rsidRDefault="00CC5533" w:rsidP="00CC5533">
      <w:pPr>
        <w:pStyle w:val="References"/>
        <w:jc w:val="left"/>
      </w:pPr>
      <w:bookmarkStart w:id="19" w:name="_Ref184482818"/>
      <w:r w:rsidRPr="00D87A61">
        <w:t>Viknesh, C. K., Kumar, P. N., Seetharaman, R., &amp; Anitha, D. (2023). Detection and Classification of Melanoma Skin Cancer Using Image Processing Technique. </w:t>
      </w:r>
      <w:r w:rsidRPr="00D87A61">
        <w:rPr>
          <w:i/>
          <w:iCs/>
        </w:rPr>
        <w:t>Diagnostics (Basel, Switzerland)</w:t>
      </w:r>
      <w:r w:rsidRPr="00D87A61">
        <w:t>, </w:t>
      </w:r>
      <w:r w:rsidRPr="00D87A61">
        <w:rPr>
          <w:i/>
          <w:iCs/>
        </w:rPr>
        <w:t>13</w:t>
      </w:r>
      <w:r w:rsidRPr="00D87A61">
        <w:t xml:space="preserve">(21), 3313. </w:t>
      </w:r>
      <w:hyperlink r:id="rId28" w:history="1">
        <w:r w:rsidRPr="00D87A61">
          <w:rPr>
            <w:rStyle w:val="Hiperhivatkozs"/>
          </w:rPr>
          <w:t>https://doi.org/10.3390/diagnostics13213313</w:t>
        </w:r>
      </w:hyperlink>
      <w:bookmarkEnd w:id="19"/>
    </w:p>
    <w:p w14:paraId="464856E1" w14:textId="561434B0" w:rsidR="00E744E1" w:rsidRDefault="00ED2A78" w:rsidP="001F2948">
      <w:pPr>
        <w:pStyle w:val="References"/>
        <w:jc w:val="left"/>
      </w:pPr>
      <w:bookmarkStart w:id="20" w:name="_Ref184481577"/>
      <w:r w:rsidRPr="00ED2A78">
        <w:t xml:space="preserve">Thomas W. Sederberg and Scott R. Parry. 1986. Free-form deformation of solid geometric models. SIGGRAPH </w:t>
      </w:r>
      <w:proofErr w:type="spellStart"/>
      <w:r w:rsidRPr="00ED2A78">
        <w:t>Comput</w:t>
      </w:r>
      <w:proofErr w:type="spellEnd"/>
      <w:r w:rsidRPr="00ED2A78">
        <w:t xml:space="preserve">. Graph. 20, 4 (Aug. 1986), 151–160. </w:t>
      </w:r>
      <w:hyperlink r:id="rId29" w:history="1">
        <w:r w:rsidRPr="00ED2A78">
          <w:rPr>
            <w:rStyle w:val="Hiperhivatkozs"/>
          </w:rPr>
          <w:t>https://doi.org/10.1145/15886.15903</w:t>
        </w:r>
      </w:hyperlink>
      <w:bookmarkEnd w:id="20"/>
      <w:r w:rsidR="001F2948">
        <w:t xml:space="preserve"> </w:t>
      </w:r>
    </w:p>
    <w:p w14:paraId="14216472" w14:textId="73A63152" w:rsidR="00576F7D" w:rsidRDefault="00576F7D" w:rsidP="00D87A61">
      <w:pPr>
        <w:pStyle w:val="References"/>
        <w:jc w:val="left"/>
      </w:pPr>
      <w:bookmarkStart w:id="21" w:name="_Ref184483770"/>
      <w:r w:rsidRPr="00576F7D">
        <w:t xml:space="preserve">Ebrahim Mohammed Senan, Mukti E Jadhav, Analysis of </w:t>
      </w:r>
      <w:proofErr w:type="spellStart"/>
      <w:r w:rsidRPr="00576F7D">
        <w:t>dermoscopy</w:t>
      </w:r>
      <w:proofErr w:type="spellEnd"/>
      <w:r w:rsidRPr="00576F7D">
        <w:t xml:space="preserve"> images by using ABCD rule for early detection of skin cancer, Global Transitions Proceedings, Volume 2, Issue 1, 2021, Pages 1-7, ISSN 2666-285X, </w:t>
      </w:r>
      <w:hyperlink r:id="rId30" w:history="1">
        <w:r w:rsidRPr="00576F7D">
          <w:rPr>
            <w:rStyle w:val="Hiperhivatkozs"/>
          </w:rPr>
          <w:t>https://doi.org/10.1016/j.gltp.2021.01.001</w:t>
        </w:r>
      </w:hyperlink>
      <w:bookmarkEnd w:id="21"/>
    </w:p>
    <w:p w14:paraId="3DBEC34A" w14:textId="45E09653" w:rsidR="397B1267" w:rsidRDefault="3E941198" w:rsidP="397B1267">
      <w:pPr>
        <w:pStyle w:val="References"/>
      </w:pPr>
      <w:bookmarkStart w:id="22" w:name="_Ref184481620"/>
      <w:r>
        <w:t xml:space="preserve">The online service of our project, </w:t>
      </w:r>
      <w:hyperlink r:id="rId31">
        <w:r w:rsidRPr="304A8B5D">
          <w:rPr>
            <w:rStyle w:val="Hiperhivatkozs"/>
          </w:rPr>
          <w:t>https://huggingface.co</w:t>
        </w:r>
        <w:r w:rsidRPr="1C57A4E3">
          <w:rPr>
            <w:rStyle w:val="Hiperhivatkozs"/>
          </w:rPr>
          <w:t>/</w:t>
        </w:r>
        <w:r w:rsidR="397B1267">
          <w:br/>
        </w:r>
        <w:r w:rsidRPr="304A8B5D">
          <w:rPr>
            <w:rStyle w:val="Hiperhivatkozs"/>
          </w:rPr>
          <w:t>spaces/Nemes2000/isic_2024</w:t>
        </w:r>
      </w:hyperlink>
      <w:bookmarkEnd w:id="22"/>
    </w:p>
    <w:p w14:paraId="1E20B2AD" w14:textId="77777777" w:rsidR="00C11E83" w:rsidRDefault="00C11E83" w:rsidP="45A30CEB">
      <w:pPr>
        <w:widowControl w:val="0"/>
        <w:autoSpaceDE w:val="0"/>
        <w:autoSpaceDN w:val="0"/>
        <w:adjustRightInd w:val="0"/>
        <w:spacing w:before="1" w:line="230" w:lineRule="exact"/>
        <w:ind w:right="250"/>
        <w:rPr>
          <w:color w:val="000000"/>
        </w:rPr>
        <w:sectPr w:rsidR="00C11E83" w:rsidSect="00837E47">
          <w:headerReference w:type="default" r:id="rId32"/>
          <w:footerReference w:type="default" r:id="rId33"/>
          <w:type w:val="continuous"/>
          <w:pgSz w:w="12240" w:h="15840" w:code="1"/>
          <w:pgMar w:top="1008" w:right="936" w:bottom="1008" w:left="936" w:header="432" w:footer="432" w:gutter="0"/>
          <w:cols w:num="2" w:space="288"/>
        </w:sectPr>
      </w:pPr>
    </w:p>
    <w:p w14:paraId="711AC91F" w14:textId="77777777" w:rsidR="00AB1567" w:rsidRDefault="00AB1567" w:rsidP="00AB1567">
      <w:pPr>
        <w:rPr>
          <w:b/>
          <w:bCs/>
          <w:i/>
          <w:iCs/>
        </w:rPr>
      </w:pPr>
    </w:p>
    <w:p w14:paraId="0CF82E58" w14:textId="2D6E074C" w:rsidR="00AB1567" w:rsidRPr="00AB1567" w:rsidRDefault="00AB1567" w:rsidP="00AB1567">
      <w:pPr>
        <w:rPr>
          <w:b/>
          <w:bCs/>
          <w:i/>
          <w:iCs/>
        </w:rPr>
      </w:pPr>
      <w:r w:rsidRPr="00AB1567">
        <w:rPr>
          <w:b/>
          <w:bCs/>
          <w:i/>
          <w:iCs/>
        </w:rPr>
        <w:t xml:space="preserve">An English version of this documentation was produced using </w:t>
      </w:r>
      <w:proofErr w:type="spellStart"/>
      <w:r w:rsidRPr="00AB1567">
        <w:rPr>
          <w:b/>
          <w:bCs/>
          <w:i/>
          <w:iCs/>
        </w:rPr>
        <w:t>DeepL</w:t>
      </w:r>
      <w:proofErr w:type="spellEnd"/>
      <w:r w:rsidRPr="00AB1567">
        <w:rPr>
          <w:b/>
          <w:bCs/>
          <w:i/>
          <w:iCs/>
        </w:rPr>
        <w:t>.</w:t>
      </w:r>
    </w:p>
    <w:p w14:paraId="0FD1C18D" w14:textId="453CE903" w:rsidR="0037551B" w:rsidRPr="00CD684F" w:rsidRDefault="0037551B" w:rsidP="3C1E7F56">
      <w:pPr>
        <w:pStyle w:val="FigureCaption"/>
        <w:widowControl w:val="0"/>
        <w:spacing w:before="1" w:line="230" w:lineRule="exact"/>
        <w:ind w:right="250"/>
        <w:rPr>
          <w:color w:val="000000" w:themeColor="text1"/>
        </w:rPr>
      </w:pPr>
    </w:p>
    <w:sectPr w:rsidR="0037551B" w:rsidRPr="00CD684F" w:rsidSect="00143F2E">
      <w:footerReference w:type="default" r:id="rId3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C67D6" w14:textId="77777777" w:rsidR="008347E6" w:rsidRDefault="008347E6">
      <w:r>
        <w:separator/>
      </w:r>
    </w:p>
  </w:endnote>
  <w:endnote w:type="continuationSeparator" w:id="0">
    <w:p w14:paraId="189BF1A8" w14:textId="77777777" w:rsidR="008347E6" w:rsidRDefault="008347E6">
      <w:r>
        <w:continuationSeparator/>
      </w:r>
    </w:p>
  </w:endnote>
  <w:endnote w:type="continuationNotice" w:id="1">
    <w:p w14:paraId="5D45BA72" w14:textId="77777777" w:rsidR="008347E6" w:rsidRDefault="008347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EE"/>
    <w:family w:val="swiss"/>
    <w:pitch w:val="variable"/>
    <w:sig w:usb0="A00006FF" w:usb1="4000205B" w:usb2="0000001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55"/>
      <w:gridCol w:w="3455"/>
      <w:gridCol w:w="3455"/>
    </w:tblGrid>
    <w:tr w:rsidR="45A30CEB" w14:paraId="0159B765" w14:textId="77777777" w:rsidTr="45A30CEB">
      <w:trPr>
        <w:trHeight w:val="300"/>
      </w:trPr>
      <w:tc>
        <w:tcPr>
          <w:tcW w:w="3455" w:type="dxa"/>
        </w:tcPr>
        <w:p w14:paraId="17C40A6B" w14:textId="250DB267" w:rsidR="45A30CEB" w:rsidRDefault="45A30CEB" w:rsidP="45A30CEB">
          <w:pPr>
            <w:pStyle w:val="lfej"/>
            <w:ind w:left="-115"/>
          </w:pPr>
        </w:p>
      </w:tc>
      <w:tc>
        <w:tcPr>
          <w:tcW w:w="3455" w:type="dxa"/>
        </w:tcPr>
        <w:p w14:paraId="5A38CC0C" w14:textId="35004FBF" w:rsidR="45A30CEB" w:rsidRDefault="45A30CEB" w:rsidP="45A30CEB">
          <w:pPr>
            <w:pStyle w:val="lfej"/>
            <w:jc w:val="center"/>
          </w:pPr>
        </w:p>
      </w:tc>
      <w:tc>
        <w:tcPr>
          <w:tcW w:w="3455" w:type="dxa"/>
        </w:tcPr>
        <w:p w14:paraId="760BF772" w14:textId="4D3A6682" w:rsidR="45A30CEB" w:rsidRDefault="45A30CEB" w:rsidP="45A30CEB">
          <w:pPr>
            <w:pStyle w:val="lfej"/>
            <w:ind w:right="-115"/>
            <w:jc w:val="right"/>
          </w:pPr>
        </w:p>
      </w:tc>
    </w:tr>
  </w:tbl>
  <w:p w14:paraId="28DB7D53" w14:textId="57852667" w:rsidR="45A30CEB" w:rsidRDefault="45A30CEB" w:rsidP="45A30CEB">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55"/>
      <w:gridCol w:w="3455"/>
      <w:gridCol w:w="3455"/>
    </w:tblGrid>
    <w:tr w:rsidR="45A30CEB" w14:paraId="6A375422" w14:textId="77777777" w:rsidTr="45A30CEB">
      <w:trPr>
        <w:trHeight w:val="300"/>
      </w:trPr>
      <w:tc>
        <w:tcPr>
          <w:tcW w:w="3455" w:type="dxa"/>
        </w:tcPr>
        <w:p w14:paraId="25D5CEC5" w14:textId="09B2D58D" w:rsidR="45A30CEB" w:rsidRDefault="45A30CEB" w:rsidP="45A30CEB">
          <w:pPr>
            <w:pStyle w:val="lfej"/>
            <w:ind w:left="-115"/>
          </w:pPr>
        </w:p>
      </w:tc>
      <w:tc>
        <w:tcPr>
          <w:tcW w:w="3455" w:type="dxa"/>
        </w:tcPr>
        <w:p w14:paraId="6A7FCE24" w14:textId="1DE7C40C" w:rsidR="45A30CEB" w:rsidRDefault="45A30CEB" w:rsidP="45A30CEB">
          <w:pPr>
            <w:pStyle w:val="lfej"/>
            <w:jc w:val="center"/>
          </w:pPr>
        </w:p>
      </w:tc>
      <w:tc>
        <w:tcPr>
          <w:tcW w:w="3455" w:type="dxa"/>
        </w:tcPr>
        <w:p w14:paraId="17C4990B" w14:textId="5A654384" w:rsidR="45A30CEB" w:rsidRDefault="45A30CEB" w:rsidP="45A30CEB">
          <w:pPr>
            <w:pStyle w:val="lfej"/>
            <w:ind w:right="-115"/>
            <w:jc w:val="right"/>
          </w:pPr>
        </w:p>
      </w:tc>
    </w:tr>
  </w:tbl>
  <w:p w14:paraId="330547B8" w14:textId="2723CC4E" w:rsidR="00A62E02" w:rsidRDefault="00A62E0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39A2B" w14:textId="77777777" w:rsidR="008347E6" w:rsidRDefault="008347E6"/>
  </w:footnote>
  <w:footnote w:type="continuationSeparator" w:id="0">
    <w:p w14:paraId="7C23219B" w14:textId="77777777" w:rsidR="008347E6" w:rsidRDefault="008347E6">
      <w:r>
        <w:continuationSeparator/>
      </w:r>
    </w:p>
  </w:footnote>
  <w:footnote w:type="continuationNotice" w:id="1">
    <w:p w14:paraId="5EA944D2" w14:textId="77777777" w:rsidR="008347E6" w:rsidRDefault="008347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D2F3" w14:textId="448DD557" w:rsidR="45A30CEB" w:rsidRDefault="45A30CEB" w:rsidP="45A30CE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2F820A2"/>
    <w:lvl w:ilvl="0">
      <w:start w:val="1"/>
      <w:numFmt w:val="upperRoman"/>
      <w:pStyle w:val="Cmsor1"/>
      <w:lvlText w:val="%1."/>
      <w:legacy w:legacy="1" w:legacySpace="144" w:legacyIndent="144"/>
      <w:lvlJc w:val="left"/>
    </w:lvl>
    <w:lvl w:ilvl="1">
      <w:start w:val="1"/>
      <w:numFmt w:val="upperLetter"/>
      <w:pStyle w:val="Cmsor2"/>
      <w:lvlText w:val="%2."/>
      <w:legacy w:legacy="1" w:legacySpace="144" w:legacyIndent="144"/>
      <w:lvlJc w:val="left"/>
      <w:rPr>
        <w:b w:val="0"/>
      </w:rPr>
    </w:lvl>
    <w:lvl w:ilvl="2">
      <w:start w:val="1"/>
      <w:numFmt w:val="decimal"/>
      <w:pStyle w:val="Cmsor3"/>
      <w:lvlText w:val="%3)"/>
      <w:legacy w:legacy="1" w:legacySpace="144" w:legacyIndent="144"/>
      <w:lvlJc w:val="left"/>
      <w:rPr>
        <w:i/>
      </w:rPr>
    </w:lvl>
    <w:lvl w:ilvl="3">
      <w:start w:val="1"/>
      <w:numFmt w:val="lowerLetter"/>
      <w:pStyle w:val="Cmsor4"/>
      <w:lvlText w:val="%4)"/>
      <w:legacy w:legacy="1" w:legacySpace="0" w:legacyIndent="720"/>
      <w:lvlJc w:val="left"/>
      <w:pPr>
        <w:ind w:left="1152" w:hanging="720"/>
      </w:pPr>
    </w:lvl>
    <w:lvl w:ilvl="4">
      <w:start w:val="1"/>
      <w:numFmt w:val="decimal"/>
      <w:pStyle w:val="Cmsor5"/>
      <w:lvlText w:val="(%5)"/>
      <w:legacy w:legacy="1" w:legacySpace="0" w:legacyIndent="720"/>
      <w:lvlJc w:val="left"/>
      <w:pPr>
        <w:ind w:left="1872" w:hanging="720"/>
      </w:pPr>
    </w:lvl>
    <w:lvl w:ilvl="5">
      <w:start w:val="1"/>
      <w:numFmt w:val="lowerLetter"/>
      <w:pStyle w:val="Cmsor6"/>
      <w:lvlText w:val="(%6)"/>
      <w:legacy w:legacy="1" w:legacySpace="0" w:legacyIndent="720"/>
      <w:lvlJc w:val="left"/>
      <w:pPr>
        <w:ind w:left="2592" w:hanging="720"/>
      </w:pPr>
    </w:lvl>
    <w:lvl w:ilvl="6">
      <w:start w:val="1"/>
      <w:numFmt w:val="lowerRoman"/>
      <w:pStyle w:val="Cmsor7"/>
      <w:lvlText w:val="(%7)"/>
      <w:legacy w:legacy="1" w:legacySpace="0" w:legacyIndent="720"/>
      <w:lvlJc w:val="left"/>
      <w:pPr>
        <w:ind w:left="3312" w:hanging="720"/>
      </w:pPr>
    </w:lvl>
    <w:lvl w:ilvl="7">
      <w:start w:val="1"/>
      <w:numFmt w:val="lowerLetter"/>
      <w:pStyle w:val="Cmsor8"/>
      <w:lvlText w:val="(%8)"/>
      <w:legacy w:legacy="1" w:legacySpace="0" w:legacyIndent="720"/>
      <w:lvlJc w:val="left"/>
      <w:pPr>
        <w:ind w:left="4032" w:hanging="720"/>
      </w:pPr>
    </w:lvl>
    <w:lvl w:ilvl="8">
      <w:start w:val="1"/>
      <w:numFmt w:val="lowerRoman"/>
      <w:pStyle w:val="Cmsor9"/>
      <w:lvlText w:val="(%9)"/>
      <w:legacy w:legacy="1" w:legacySpace="0" w:legacyIndent="720"/>
      <w:lvlJc w:val="left"/>
      <w:pPr>
        <w:ind w:left="4752" w:hanging="720"/>
      </w:pPr>
    </w:lvl>
  </w:abstractNum>
  <w:abstractNum w:abstractNumId="1" w15:restartNumberingAfterBreak="0">
    <w:nsid w:val="2ECF78D1"/>
    <w:multiLevelType w:val="hybridMultilevel"/>
    <w:tmpl w:val="73E6DFD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78FB272"/>
    <w:multiLevelType w:val="hybridMultilevel"/>
    <w:tmpl w:val="FFFFFFFF"/>
    <w:lvl w:ilvl="0" w:tplc="D6F2A7B6">
      <w:start w:val="1"/>
      <w:numFmt w:val="decimal"/>
      <w:lvlText w:val="[%1]"/>
      <w:lvlJc w:val="left"/>
      <w:pPr>
        <w:ind w:left="720" w:hanging="360"/>
      </w:pPr>
    </w:lvl>
    <w:lvl w:ilvl="1" w:tplc="9FE22B1A">
      <w:start w:val="1"/>
      <w:numFmt w:val="lowerLetter"/>
      <w:lvlText w:val="%2."/>
      <w:lvlJc w:val="left"/>
      <w:pPr>
        <w:ind w:left="1440" w:hanging="360"/>
      </w:pPr>
    </w:lvl>
    <w:lvl w:ilvl="2" w:tplc="0590B53C">
      <w:start w:val="1"/>
      <w:numFmt w:val="lowerRoman"/>
      <w:lvlText w:val="%3."/>
      <w:lvlJc w:val="right"/>
      <w:pPr>
        <w:ind w:left="2160" w:hanging="180"/>
      </w:pPr>
    </w:lvl>
    <w:lvl w:ilvl="3" w:tplc="4386F2AE">
      <w:start w:val="1"/>
      <w:numFmt w:val="decimal"/>
      <w:lvlText w:val="%4."/>
      <w:lvlJc w:val="left"/>
      <w:pPr>
        <w:ind w:left="2880" w:hanging="360"/>
      </w:pPr>
    </w:lvl>
    <w:lvl w:ilvl="4" w:tplc="90988D36">
      <w:start w:val="1"/>
      <w:numFmt w:val="lowerLetter"/>
      <w:lvlText w:val="%5."/>
      <w:lvlJc w:val="left"/>
      <w:pPr>
        <w:ind w:left="3600" w:hanging="360"/>
      </w:pPr>
    </w:lvl>
    <w:lvl w:ilvl="5" w:tplc="F36C1DB4">
      <w:start w:val="1"/>
      <w:numFmt w:val="lowerRoman"/>
      <w:lvlText w:val="%6."/>
      <w:lvlJc w:val="right"/>
      <w:pPr>
        <w:ind w:left="4320" w:hanging="180"/>
      </w:pPr>
    </w:lvl>
    <w:lvl w:ilvl="6" w:tplc="ED521FA8">
      <w:start w:val="1"/>
      <w:numFmt w:val="decimal"/>
      <w:lvlText w:val="%7."/>
      <w:lvlJc w:val="left"/>
      <w:pPr>
        <w:ind w:left="5040" w:hanging="360"/>
      </w:pPr>
    </w:lvl>
    <w:lvl w:ilvl="7" w:tplc="B1B4E0DA">
      <w:start w:val="1"/>
      <w:numFmt w:val="lowerLetter"/>
      <w:lvlText w:val="%8."/>
      <w:lvlJc w:val="left"/>
      <w:pPr>
        <w:ind w:left="5760" w:hanging="360"/>
      </w:pPr>
    </w:lvl>
    <w:lvl w:ilvl="8" w:tplc="C0565F26">
      <w:start w:val="1"/>
      <w:numFmt w:val="lowerRoman"/>
      <w:lvlText w:val="%9."/>
      <w:lvlJc w:val="right"/>
      <w:pPr>
        <w:ind w:left="6480" w:hanging="180"/>
      </w:pPr>
    </w:lvl>
  </w:abstractNum>
  <w:abstractNum w:abstractNumId="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16cid:durableId="1177232546">
    <w:abstractNumId w:val="0"/>
  </w:num>
  <w:num w:numId="2" w16cid:durableId="349575487">
    <w:abstractNumId w:val="3"/>
  </w:num>
  <w:num w:numId="3" w16cid:durableId="1202865321">
    <w:abstractNumId w:val="2"/>
  </w:num>
  <w:num w:numId="4" w16cid:durableId="73277606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1781"/>
    <w:rsid w:val="000030FC"/>
    <w:rsid w:val="00005253"/>
    <w:rsid w:val="00005538"/>
    <w:rsid w:val="00006175"/>
    <w:rsid w:val="000122DE"/>
    <w:rsid w:val="00012BEA"/>
    <w:rsid w:val="00013013"/>
    <w:rsid w:val="000139D0"/>
    <w:rsid w:val="00013BF2"/>
    <w:rsid w:val="0001718F"/>
    <w:rsid w:val="00017206"/>
    <w:rsid w:val="0001768D"/>
    <w:rsid w:val="0002051C"/>
    <w:rsid w:val="0002064F"/>
    <w:rsid w:val="000228D0"/>
    <w:rsid w:val="00022B26"/>
    <w:rsid w:val="0002474D"/>
    <w:rsid w:val="00024DD0"/>
    <w:rsid w:val="00027578"/>
    <w:rsid w:val="0002798E"/>
    <w:rsid w:val="00027B05"/>
    <w:rsid w:val="00034B9A"/>
    <w:rsid w:val="000370CB"/>
    <w:rsid w:val="00037A85"/>
    <w:rsid w:val="00042E13"/>
    <w:rsid w:val="000454F1"/>
    <w:rsid w:val="00050974"/>
    <w:rsid w:val="0005186D"/>
    <w:rsid w:val="00052717"/>
    <w:rsid w:val="00053978"/>
    <w:rsid w:val="000559E2"/>
    <w:rsid w:val="0005653B"/>
    <w:rsid w:val="0005706B"/>
    <w:rsid w:val="00060593"/>
    <w:rsid w:val="0006226D"/>
    <w:rsid w:val="00063DB7"/>
    <w:rsid w:val="000656E9"/>
    <w:rsid w:val="00066FA4"/>
    <w:rsid w:val="0007293B"/>
    <w:rsid w:val="00073050"/>
    <w:rsid w:val="00074406"/>
    <w:rsid w:val="00074CFE"/>
    <w:rsid w:val="00075F11"/>
    <w:rsid w:val="000810E9"/>
    <w:rsid w:val="000834D7"/>
    <w:rsid w:val="0009177D"/>
    <w:rsid w:val="00092BD3"/>
    <w:rsid w:val="00095E46"/>
    <w:rsid w:val="000A0689"/>
    <w:rsid w:val="000A0C2F"/>
    <w:rsid w:val="000A168B"/>
    <w:rsid w:val="000A2C81"/>
    <w:rsid w:val="000A34C7"/>
    <w:rsid w:val="000A5F2A"/>
    <w:rsid w:val="000A5F95"/>
    <w:rsid w:val="000B1384"/>
    <w:rsid w:val="000B14C8"/>
    <w:rsid w:val="000B1C17"/>
    <w:rsid w:val="000B3688"/>
    <w:rsid w:val="000B41BD"/>
    <w:rsid w:val="000B56BF"/>
    <w:rsid w:val="000B729E"/>
    <w:rsid w:val="000C05C3"/>
    <w:rsid w:val="000C0D25"/>
    <w:rsid w:val="000C10BF"/>
    <w:rsid w:val="000C5217"/>
    <w:rsid w:val="000C5CBB"/>
    <w:rsid w:val="000C5F55"/>
    <w:rsid w:val="000C657A"/>
    <w:rsid w:val="000C6591"/>
    <w:rsid w:val="000D0016"/>
    <w:rsid w:val="000D1D9F"/>
    <w:rsid w:val="000D2BDE"/>
    <w:rsid w:val="000D50AD"/>
    <w:rsid w:val="000D6894"/>
    <w:rsid w:val="000D6D6A"/>
    <w:rsid w:val="000E032F"/>
    <w:rsid w:val="000E3DB2"/>
    <w:rsid w:val="000E3E1F"/>
    <w:rsid w:val="000E4345"/>
    <w:rsid w:val="000E45A2"/>
    <w:rsid w:val="000E48F5"/>
    <w:rsid w:val="000E605C"/>
    <w:rsid w:val="000E6B8C"/>
    <w:rsid w:val="000E6F3F"/>
    <w:rsid w:val="000E7AA5"/>
    <w:rsid w:val="000F235C"/>
    <w:rsid w:val="000F4262"/>
    <w:rsid w:val="000F766C"/>
    <w:rsid w:val="0010075B"/>
    <w:rsid w:val="001022E3"/>
    <w:rsid w:val="0010257F"/>
    <w:rsid w:val="0010340D"/>
    <w:rsid w:val="00104BB0"/>
    <w:rsid w:val="001055E5"/>
    <w:rsid w:val="00105827"/>
    <w:rsid w:val="001077C2"/>
    <w:rsid w:val="0010794E"/>
    <w:rsid w:val="00110B23"/>
    <w:rsid w:val="00112A0F"/>
    <w:rsid w:val="00112FED"/>
    <w:rsid w:val="00113F00"/>
    <w:rsid w:val="00113F26"/>
    <w:rsid w:val="001208B3"/>
    <w:rsid w:val="00125B36"/>
    <w:rsid w:val="00125D6C"/>
    <w:rsid w:val="00127F3C"/>
    <w:rsid w:val="00130BB9"/>
    <w:rsid w:val="001316F1"/>
    <w:rsid w:val="00131805"/>
    <w:rsid w:val="0013254D"/>
    <w:rsid w:val="0013354F"/>
    <w:rsid w:val="00133AA9"/>
    <w:rsid w:val="00134735"/>
    <w:rsid w:val="0013533E"/>
    <w:rsid w:val="00135FB6"/>
    <w:rsid w:val="00136037"/>
    <w:rsid w:val="00142AEC"/>
    <w:rsid w:val="0014351A"/>
    <w:rsid w:val="00143F2E"/>
    <w:rsid w:val="00144190"/>
    <w:rsid w:val="00144E72"/>
    <w:rsid w:val="0015124F"/>
    <w:rsid w:val="00151A5A"/>
    <w:rsid w:val="00151FCC"/>
    <w:rsid w:val="0015336B"/>
    <w:rsid w:val="00153542"/>
    <w:rsid w:val="00153A54"/>
    <w:rsid w:val="001555CB"/>
    <w:rsid w:val="0015608B"/>
    <w:rsid w:val="001603A8"/>
    <w:rsid w:val="0016124C"/>
    <w:rsid w:val="0016163E"/>
    <w:rsid w:val="001639C8"/>
    <w:rsid w:val="0016654E"/>
    <w:rsid w:val="00166825"/>
    <w:rsid w:val="00166B99"/>
    <w:rsid w:val="00171465"/>
    <w:rsid w:val="0017194D"/>
    <w:rsid w:val="00173389"/>
    <w:rsid w:val="00173439"/>
    <w:rsid w:val="00173B66"/>
    <w:rsid w:val="001749C0"/>
    <w:rsid w:val="001768FF"/>
    <w:rsid w:val="00176A65"/>
    <w:rsid w:val="0017789D"/>
    <w:rsid w:val="00180E40"/>
    <w:rsid w:val="001827C4"/>
    <w:rsid w:val="0018335E"/>
    <w:rsid w:val="00183CC4"/>
    <w:rsid w:val="00184CBF"/>
    <w:rsid w:val="001862DA"/>
    <w:rsid w:val="00190533"/>
    <w:rsid w:val="001939C9"/>
    <w:rsid w:val="001939E0"/>
    <w:rsid w:val="00193C74"/>
    <w:rsid w:val="001A02AA"/>
    <w:rsid w:val="001A03F6"/>
    <w:rsid w:val="001A1AEC"/>
    <w:rsid w:val="001A27FC"/>
    <w:rsid w:val="001A3C4E"/>
    <w:rsid w:val="001A516A"/>
    <w:rsid w:val="001A51CE"/>
    <w:rsid w:val="001A5D5B"/>
    <w:rsid w:val="001A60B1"/>
    <w:rsid w:val="001A653A"/>
    <w:rsid w:val="001B0183"/>
    <w:rsid w:val="001B0496"/>
    <w:rsid w:val="001B0D6D"/>
    <w:rsid w:val="001B1C2C"/>
    <w:rsid w:val="001B2686"/>
    <w:rsid w:val="001B293C"/>
    <w:rsid w:val="001B36B1"/>
    <w:rsid w:val="001B4345"/>
    <w:rsid w:val="001B4594"/>
    <w:rsid w:val="001B6879"/>
    <w:rsid w:val="001C54EE"/>
    <w:rsid w:val="001C5DE3"/>
    <w:rsid w:val="001C5FE3"/>
    <w:rsid w:val="001C6FA9"/>
    <w:rsid w:val="001C743D"/>
    <w:rsid w:val="001D1015"/>
    <w:rsid w:val="001D14CC"/>
    <w:rsid w:val="001D32A9"/>
    <w:rsid w:val="001D363B"/>
    <w:rsid w:val="001D5ECF"/>
    <w:rsid w:val="001D6E72"/>
    <w:rsid w:val="001DB9F3"/>
    <w:rsid w:val="001E0008"/>
    <w:rsid w:val="001E0A22"/>
    <w:rsid w:val="001E3100"/>
    <w:rsid w:val="001E48F2"/>
    <w:rsid w:val="001E5E56"/>
    <w:rsid w:val="001E6145"/>
    <w:rsid w:val="001E68A2"/>
    <w:rsid w:val="001E7B7A"/>
    <w:rsid w:val="001F074C"/>
    <w:rsid w:val="001F2948"/>
    <w:rsid w:val="001F3B2B"/>
    <w:rsid w:val="001F4320"/>
    <w:rsid w:val="001F4529"/>
    <w:rsid w:val="001F4AFC"/>
    <w:rsid w:val="001F4C5C"/>
    <w:rsid w:val="001F611A"/>
    <w:rsid w:val="001F7B8F"/>
    <w:rsid w:val="00202431"/>
    <w:rsid w:val="00202B57"/>
    <w:rsid w:val="002036AC"/>
    <w:rsid w:val="00204478"/>
    <w:rsid w:val="002053B4"/>
    <w:rsid w:val="002068C4"/>
    <w:rsid w:val="00210098"/>
    <w:rsid w:val="0021257B"/>
    <w:rsid w:val="00213242"/>
    <w:rsid w:val="002135EB"/>
    <w:rsid w:val="00214E2E"/>
    <w:rsid w:val="0021507A"/>
    <w:rsid w:val="00215E6A"/>
    <w:rsid w:val="002160A8"/>
    <w:rsid w:val="00216141"/>
    <w:rsid w:val="00216257"/>
    <w:rsid w:val="00217186"/>
    <w:rsid w:val="00217276"/>
    <w:rsid w:val="002175C8"/>
    <w:rsid w:val="00220F1A"/>
    <w:rsid w:val="00221D2A"/>
    <w:rsid w:val="002229AB"/>
    <w:rsid w:val="00223493"/>
    <w:rsid w:val="00223DDE"/>
    <w:rsid w:val="00224383"/>
    <w:rsid w:val="00225610"/>
    <w:rsid w:val="00225C00"/>
    <w:rsid w:val="00226BA1"/>
    <w:rsid w:val="00227206"/>
    <w:rsid w:val="00236686"/>
    <w:rsid w:val="00236E5A"/>
    <w:rsid w:val="0023702B"/>
    <w:rsid w:val="00237578"/>
    <w:rsid w:val="002408C2"/>
    <w:rsid w:val="00242722"/>
    <w:rsid w:val="002434A1"/>
    <w:rsid w:val="002434C8"/>
    <w:rsid w:val="002459DE"/>
    <w:rsid w:val="0025135E"/>
    <w:rsid w:val="00252939"/>
    <w:rsid w:val="00253663"/>
    <w:rsid w:val="0025407E"/>
    <w:rsid w:val="00254D28"/>
    <w:rsid w:val="00257056"/>
    <w:rsid w:val="00260501"/>
    <w:rsid w:val="00261AA1"/>
    <w:rsid w:val="00262D4D"/>
    <w:rsid w:val="0026378B"/>
    <w:rsid w:val="00263943"/>
    <w:rsid w:val="00264415"/>
    <w:rsid w:val="00264C1D"/>
    <w:rsid w:val="00267B35"/>
    <w:rsid w:val="0027385D"/>
    <w:rsid w:val="002750E5"/>
    <w:rsid w:val="002766D9"/>
    <w:rsid w:val="00277EAE"/>
    <w:rsid w:val="0028091D"/>
    <w:rsid w:val="00280B17"/>
    <w:rsid w:val="002810B6"/>
    <w:rsid w:val="0028121F"/>
    <w:rsid w:val="00285981"/>
    <w:rsid w:val="002924D1"/>
    <w:rsid w:val="00292832"/>
    <w:rsid w:val="002929AE"/>
    <w:rsid w:val="002977B7"/>
    <w:rsid w:val="00297BC9"/>
    <w:rsid w:val="002A20C4"/>
    <w:rsid w:val="002A3D2B"/>
    <w:rsid w:val="002A6858"/>
    <w:rsid w:val="002A6BE0"/>
    <w:rsid w:val="002A74D3"/>
    <w:rsid w:val="002B1148"/>
    <w:rsid w:val="002B1249"/>
    <w:rsid w:val="002B24B3"/>
    <w:rsid w:val="002B55FA"/>
    <w:rsid w:val="002B5AB2"/>
    <w:rsid w:val="002B69AC"/>
    <w:rsid w:val="002B71E9"/>
    <w:rsid w:val="002B7869"/>
    <w:rsid w:val="002C2D6D"/>
    <w:rsid w:val="002C4D90"/>
    <w:rsid w:val="002C62BA"/>
    <w:rsid w:val="002C6EAA"/>
    <w:rsid w:val="002D1124"/>
    <w:rsid w:val="002D2F54"/>
    <w:rsid w:val="002D4835"/>
    <w:rsid w:val="002D4DA6"/>
    <w:rsid w:val="002D622F"/>
    <w:rsid w:val="002D6665"/>
    <w:rsid w:val="002D7DCB"/>
    <w:rsid w:val="002E0D43"/>
    <w:rsid w:val="002E1F95"/>
    <w:rsid w:val="002E27AE"/>
    <w:rsid w:val="002E4556"/>
    <w:rsid w:val="002E4CC0"/>
    <w:rsid w:val="002E6422"/>
    <w:rsid w:val="002E6629"/>
    <w:rsid w:val="002E7067"/>
    <w:rsid w:val="002E79A1"/>
    <w:rsid w:val="002F1A23"/>
    <w:rsid w:val="002F27F1"/>
    <w:rsid w:val="002F2C17"/>
    <w:rsid w:val="002F3596"/>
    <w:rsid w:val="002F3BE3"/>
    <w:rsid w:val="002F41AA"/>
    <w:rsid w:val="002F7910"/>
    <w:rsid w:val="003002F8"/>
    <w:rsid w:val="00300E3A"/>
    <w:rsid w:val="00301636"/>
    <w:rsid w:val="00302703"/>
    <w:rsid w:val="0030333E"/>
    <w:rsid w:val="00304ACA"/>
    <w:rsid w:val="003050E6"/>
    <w:rsid w:val="00306D5F"/>
    <w:rsid w:val="00311CBC"/>
    <w:rsid w:val="0031251C"/>
    <w:rsid w:val="00312C04"/>
    <w:rsid w:val="00312F93"/>
    <w:rsid w:val="00314F82"/>
    <w:rsid w:val="00315C2C"/>
    <w:rsid w:val="00315C91"/>
    <w:rsid w:val="00317399"/>
    <w:rsid w:val="00320066"/>
    <w:rsid w:val="00320D32"/>
    <w:rsid w:val="00322596"/>
    <w:rsid w:val="00323BD5"/>
    <w:rsid w:val="00327446"/>
    <w:rsid w:val="00330BAD"/>
    <w:rsid w:val="003318E5"/>
    <w:rsid w:val="003332BA"/>
    <w:rsid w:val="003336BF"/>
    <w:rsid w:val="00333C8D"/>
    <w:rsid w:val="0033590D"/>
    <w:rsid w:val="003366F1"/>
    <w:rsid w:val="00337E26"/>
    <w:rsid w:val="00337EDA"/>
    <w:rsid w:val="0034147A"/>
    <w:rsid w:val="00341BBA"/>
    <w:rsid w:val="003427CE"/>
    <w:rsid w:val="00342BE1"/>
    <w:rsid w:val="00343032"/>
    <w:rsid w:val="00343B6A"/>
    <w:rsid w:val="003461E8"/>
    <w:rsid w:val="00347923"/>
    <w:rsid w:val="003515E3"/>
    <w:rsid w:val="00351E5A"/>
    <w:rsid w:val="00351E5F"/>
    <w:rsid w:val="00354E62"/>
    <w:rsid w:val="00355B0A"/>
    <w:rsid w:val="00357744"/>
    <w:rsid w:val="00360269"/>
    <w:rsid w:val="00361AD0"/>
    <w:rsid w:val="00361B5C"/>
    <w:rsid w:val="00364D83"/>
    <w:rsid w:val="003651E6"/>
    <w:rsid w:val="0036568F"/>
    <w:rsid w:val="0036778B"/>
    <w:rsid w:val="00370CA6"/>
    <w:rsid w:val="00371353"/>
    <w:rsid w:val="00371A1A"/>
    <w:rsid w:val="00371F29"/>
    <w:rsid w:val="00372126"/>
    <w:rsid w:val="00374FA6"/>
    <w:rsid w:val="0037551B"/>
    <w:rsid w:val="003801D4"/>
    <w:rsid w:val="00381E73"/>
    <w:rsid w:val="00382037"/>
    <w:rsid w:val="003834D2"/>
    <w:rsid w:val="0038361E"/>
    <w:rsid w:val="00383F59"/>
    <w:rsid w:val="00384020"/>
    <w:rsid w:val="003904DA"/>
    <w:rsid w:val="0039063C"/>
    <w:rsid w:val="0039066A"/>
    <w:rsid w:val="0039180C"/>
    <w:rsid w:val="0039260F"/>
    <w:rsid w:val="003927E6"/>
    <w:rsid w:val="00392DBA"/>
    <w:rsid w:val="00393400"/>
    <w:rsid w:val="00393501"/>
    <w:rsid w:val="00394356"/>
    <w:rsid w:val="003956CE"/>
    <w:rsid w:val="00396844"/>
    <w:rsid w:val="003976B4"/>
    <w:rsid w:val="003A005A"/>
    <w:rsid w:val="003A0F09"/>
    <w:rsid w:val="003A1CE6"/>
    <w:rsid w:val="003A21E5"/>
    <w:rsid w:val="003A3BC3"/>
    <w:rsid w:val="003B1E45"/>
    <w:rsid w:val="003B2855"/>
    <w:rsid w:val="003B5A26"/>
    <w:rsid w:val="003C0110"/>
    <w:rsid w:val="003C0AC3"/>
    <w:rsid w:val="003C1F49"/>
    <w:rsid w:val="003C308D"/>
    <w:rsid w:val="003C30A4"/>
    <w:rsid w:val="003C3322"/>
    <w:rsid w:val="003C37E4"/>
    <w:rsid w:val="003C42BE"/>
    <w:rsid w:val="003C4496"/>
    <w:rsid w:val="003C5490"/>
    <w:rsid w:val="003C668D"/>
    <w:rsid w:val="003C68C2"/>
    <w:rsid w:val="003D1435"/>
    <w:rsid w:val="003D1EBF"/>
    <w:rsid w:val="003D343D"/>
    <w:rsid w:val="003D4CAE"/>
    <w:rsid w:val="003D737F"/>
    <w:rsid w:val="003E2A3D"/>
    <w:rsid w:val="003E38C5"/>
    <w:rsid w:val="003E3A0C"/>
    <w:rsid w:val="003E3AE9"/>
    <w:rsid w:val="003E648D"/>
    <w:rsid w:val="003F220F"/>
    <w:rsid w:val="003F26BD"/>
    <w:rsid w:val="003F2AFE"/>
    <w:rsid w:val="003F52AD"/>
    <w:rsid w:val="003F5FFD"/>
    <w:rsid w:val="003F7368"/>
    <w:rsid w:val="00400131"/>
    <w:rsid w:val="00403870"/>
    <w:rsid w:val="0040619F"/>
    <w:rsid w:val="0040634E"/>
    <w:rsid w:val="00407F11"/>
    <w:rsid w:val="00414597"/>
    <w:rsid w:val="00414A1F"/>
    <w:rsid w:val="004166E8"/>
    <w:rsid w:val="00420D6A"/>
    <w:rsid w:val="00421D83"/>
    <w:rsid w:val="0042260B"/>
    <w:rsid w:val="00423A04"/>
    <w:rsid w:val="00426854"/>
    <w:rsid w:val="00430189"/>
    <w:rsid w:val="00430DBA"/>
    <w:rsid w:val="0043144F"/>
    <w:rsid w:val="00431BFA"/>
    <w:rsid w:val="00432747"/>
    <w:rsid w:val="004348FA"/>
    <w:rsid w:val="004353CF"/>
    <w:rsid w:val="00435A05"/>
    <w:rsid w:val="0043659A"/>
    <w:rsid w:val="00436C20"/>
    <w:rsid w:val="00437690"/>
    <w:rsid w:val="0043786E"/>
    <w:rsid w:val="00437DCF"/>
    <w:rsid w:val="00437EC8"/>
    <w:rsid w:val="00443CBB"/>
    <w:rsid w:val="004444B9"/>
    <w:rsid w:val="00445C26"/>
    <w:rsid w:val="0044674A"/>
    <w:rsid w:val="0045018E"/>
    <w:rsid w:val="004508F5"/>
    <w:rsid w:val="004518D8"/>
    <w:rsid w:val="004551B0"/>
    <w:rsid w:val="00455DA1"/>
    <w:rsid w:val="00457D2C"/>
    <w:rsid w:val="00461594"/>
    <w:rsid w:val="004621C5"/>
    <w:rsid w:val="004631BC"/>
    <w:rsid w:val="004655B4"/>
    <w:rsid w:val="00466C74"/>
    <w:rsid w:val="00471410"/>
    <w:rsid w:val="00472391"/>
    <w:rsid w:val="004745DD"/>
    <w:rsid w:val="00476809"/>
    <w:rsid w:val="00480F45"/>
    <w:rsid w:val="00484761"/>
    <w:rsid w:val="00484DD5"/>
    <w:rsid w:val="00485382"/>
    <w:rsid w:val="0048639F"/>
    <w:rsid w:val="00486FCB"/>
    <w:rsid w:val="00487E16"/>
    <w:rsid w:val="00492955"/>
    <w:rsid w:val="004936E8"/>
    <w:rsid w:val="004973A4"/>
    <w:rsid w:val="00497E1F"/>
    <w:rsid w:val="004A1241"/>
    <w:rsid w:val="004A7F10"/>
    <w:rsid w:val="004B17E2"/>
    <w:rsid w:val="004B31D0"/>
    <w:rsid w:val="004B370F"/>
    <w:rsid w:val="004B4D5F"/>
    <w:rsid w:val="004B558A"/>
    <w:rsid w:val="004B73D1"/>
    <w:rsid w:val="004B7AEC"/>
    <w:rsid w:val="004C1E16"/>
    <w:rsid w:val="004C2543"/>
    <w:rsid w:val="004C2959"/>
    <w:rsid w:val="004C340D"/>
    <w:rsid w:val="004C38D0"/>
    <w:rsid w:val="004C3ECF"/>
    <w:rsid w:val="004C5A77"/>
    <w:rsid w:val="004D15CA"/>
    <w:rsid w:val="004D18C4"/>
    <w:rsid w:val="004D379D"/>
    <w:rsid w:val="004D3CEA"/>
    <w:rsid w:val="004D66BD"/>
    <w:rsid w:val="004D7120"/>
    <w:rsid w:val="004E003E"/>
    <w:rsid w:val="004E0265"/>
    <w:rsid w:val="004E1893"/>
    <w:rsid w:val="004E2AF2"/>
    <w:rsid w:val="004E3A07"/>
    <w:rsid w:val="004E3AF8"/>
    <w:rsid w:val="004E3E4C"/>
    <w:rsid w:val="004E4146"/>
    <w:rsid w:val="004E4C0B"/>
    <w:rsid w:val="004E5B82"/>
    <w:rsid w:val="004E647B"/>
    <w:rsid w:val="004E7227"/>
    <w:rsid w:val="004E7909"/>
    <w:rsid w:val="004F0792"/>
    <w:rsid w:val="004F0BF1"/>
    <w:rsid w:val="004F23A0"/>
    <w:rsid w:val="004F4DB4"/>
    <w:rsid w:val="004F6216"/>
    <w:rsid w:val="004F7E1C"/>
    <w:rsid w:val="005003E3"/>
    <w:rsid w:val="005008E9"/>
    <w:rsid w:val="005029ED"/>
    <w:rsid w:val="00502B6F"/>
    <w:rsid w:val="0050528E"/>
    <w:rsid w:val="005052CD"/>
    <w:rsid w:val="00510D6B"/>
    <w:rsid w:val="0051130B"/>
    <w:rsid w:val="00511AD5"/>
    <w:rsid w:val="00511BC6"/>
    <w:rsid w:val="00511CA5"/>
    <w:rsid w:val="00512036"/>
    <w:rsid w:val="00513B78"/>
    <w:rsid w:val="00513E54"/>
    <w:rsid w:val="005151F5"/>
    <w:rsid w:val="00515416"/>
    <w:rsid w:val="00521CBA"/>
    <w:rsid w:val="00521D97"/>
    <w:rsid w:val="00523C45"/>
    <w:rsid w:val="00524187"/>
    <w:rsid w:val="005242AE"/>
    <w:rsid w:val="00524627"/>
    <w:rsid w:val="0052484C"/>
    <w:rsid w:val="005261A8"/>
    <w:rsid w:val="00526575"/>
    <w:rsid w:val="00526A97"/>
    <w:rsid w:val="00535307"/>
    <w:rsid w:val="00535308"/>
    <w:rsid w:val="00535E87"/>
    <w:rsid w:val="00541C64"/>
    <w:rsid w:val="005430C1"/>
    <w:rsid w:val="00544727"/>
    <w:rsid w:val="005449D3"/>
    <w:rsid w:val="005450CB"/>
    <w:rsid w:val="00545EC7"/>
    <w:rsid w:val="00546F87"/>
    <w:rsid w:val="00547B3F"/>
    <w:rsid w:val="00550A26"/>
    <w:rsid w:val="00550BF5"/>
    <w:rsid w:val="00555A64"/>
    <w:rsid w:val="00555B29"/>
    <w:rsid w:val="00557519"/>
    <w:rsid w:val="00557668"/>
    <w:rsid w:val="00561405"/>
    <w:rsid w:val="00564414"/>
    <w:rsid w:val="00565256"/>
    <w:rsid w:val="005657DE"/>
    <w:rsid w:val="005675CD"/>
    <w:rsid w:val="00567A70"/>
    <w:rsid w:val="005715C3"/>
    <w:rsid w:val="00571C4A"/>
    <w:rsid w:val="005727AE"/>
    <w:rsid w:val="00572910"/>
    <w:rsid w:val="0057395D"/>
    <w:rsid w:val="0057490A"/>
    <w:rsid w:val="00575AED"/>
    <w:rsid w:val="00575D84"/>
    <w:rsid w:val="00576F7D"/>
    <w:rsid w:val="00577178"/>
    <w:rsid w:val="00577809"/>
    <w:rsid w:val="00580164"/>
    <w:rsid w:val="00580289"/>
    <w:rsid w:val="00581CB1"/>
    <w:rsid w:val="00582CFB"/>
    <w:rsid w:val="005837E5"/>
    <w:rsid w:val="00586B2F"/>
    <w:rsid w:val="00586D2E"/>
    <w:rsid w:val="00592785"/>
    <w:rsid w:val="00593B61"/>
    <w:rsid w:val="0059528D"/>
    <w:rsid w:val="00595FB8"/>
    <w:rsid w:val="005968EF"/>
    <w:rsid w:val="00597237"/>
    <w:rsid w:val="005A2A15"/>
    <w:rsid w:val="005A41FF"/>
    <w:rsid w:val="005A6A92"/>
    <w:rsid w:val="005B4287"/>
    <w:rsid w:val="005B5A9E"/>
    <w:rsid w:val="005B6B51"/>
    <w:rsid w:val="005B6DF7"/>
    <w:rsid w:val="005C16B6"/>
    <w:rsid w:val="005C1B91"/>
    <w:rsid w:val="005C1DBE"/>
    <w:rsid w:val="005C57B6"/>
    <w:rsid w:val="005C622E"/>
    <w:rsid w:val="005C6406"/>
    <w:rsid w:val="005C688C"/>
    <w:rsid w:val="005C6EA6"/>
    <w:rsid w:val="005C730D"/>
    <w:rsid w:val="005C7AF7"/>
    <w:rsid w:val="005D0900"/>
    <w:rsid w:val="005D1B15"/>
    <w:rsid w:val="005D2824"/>
    <w:rsid w:val="005D29ED"/>
    <w:rsid w:val="005D4031"/>
    <w:rsid w:val="005D411C"/>
    <w:rsid w:val="005D4882"/>
    <w:rsid w:val="005D4F1A"/>
    <w:rsid w:val="005D65EB"/>
    <w:rsid w:val="005D68D8"/>
    <w:rsid w:val="005D7165"/>
    <w:rsid w:val="005D72BB"/>
    <w:rsid w:val="005D74E1"/>
    <w:rsid w:val="005E4F34"/>
    <w:rsid w:val="005E59ED"/>
    <w:rsid w:val="005E62B5"/>
    <w:rsid w:val="005E692F"/>
    <w:rsid w:val="005E709A"/>
    <w:rsid w:val="005E7D6A"/>
    <w:rsid w:val="005F0459"/>
    <w:rsid w:val="005F70DD"/>
    <w:rsid w:val="005F78D5"/>
    <w:rsid w:val="00602ABE"/>
    <w:rsid w:val="00605D8F"/>
    <w:rsid w:val="00605E9D"/>
    <w:rsid w:val="006070A8"/>
    <w:rsid w:val="00610936"/>
    <w:rsid w:val="00612E12"/>
    <w:rsid w:val="00614B79"/>
    <w:rsid w:val="006156AE"/>
    <w:rsid w:val="006158C3"/>
    <w:rsid w:val="00615D3F"/>
    <w:rsid w:val="006177EA"/>
    <w:rsid w:val="00617855"/>
    <w:rsid w:val="00620371"/>
    <w:rsid w:val="0062114B"/>
    <w:rsid w:val="00623698"/>
    <w:rsid w:val="0062417C"/>
    <w:rsid w:val="006241DC"/>
    <w:rsid w:val="00624C66"/>
    <w:rsid w:val="00625E96"/>
    <w:rsid w:val="00626D25"/>
    <w:rsid w:val="006270A2"/>
    <w:rsid w:val="00627CA5"/>
    <w:rsid w:val="00630373"/>
    <w:rsid w:val="006312A2"/>
    <w:rsid w:val="00631971"/>
    <w:rsid w:val="00631DF2"/>
    <w:rsid w:val="006323B9"/>
    <w:rsid w:val="00632855"/>
    <w:rsid w:val="00634CA9"/>
    <w:rsid w:val="00635BB5"/>
    <w:rsid w:val="00637388"/>
    <w:rsid w:val="006415C7"/>
    <w:rsid w:val="00641BAA"/>
    <w:rsid w:val="00643CC0"/>
    <w:rsid w:val="00643E4C"/>
    <w:rsid w:val="0064445E"/>
    <w:rsid w:val="00647C09"/>
    <w:rsid w:val="00651702"/>
    <w:rsid w:val="00651F2C"/>
    <w:rsid w:val="00652920"/>
    <w:rsid w:val="006603A9"/>
    <w:rsid w:val="00662134"/>
    <w:rsid w:val="00662AB6"/>
    <w:rsid w:val="00664272"/>
    <w:rsid w:val="0066537B"/>
    <w:rsid w:val="0066707F"/>
    <w:rsid w:val="006675D6"/>
    <w:rsid w:val="00671B0D"/>
    <w:rsid w:val="00672A4A"/>
    <w:rsid w:val="0067413A"/>
    <w:rsid w:val="00675910"/>
    <w:rsid w:val="00675F43"/>
    <w:rsid w:val="0067690F"/>
    <w:rsid w:val="00676F1D"/>
    <w:rsid w:val="00677C22"/>
    <w:rsid w:val="006802F1"/>
    <w:rsid w:val="00682DAD"/>
    <w:rsid w:val="00685D0E"/>
    <w:rsid w:val="00686985"/>
    <w:rsid w:val="00687480"/>
    <w:rsid w:val="00693D5D"/>
    <w:rsid w:val="00695E1D"/>
    <w:rsid w:val="0069795F"/>
    <w:rsid w:val="006A7823"/>
    <w:rsid w:val="006B14DB"/>
    <w:rsid w:val="006B35D2"/>
    <w:rsid w:val="006B5B92"/>
    <w:rsid w:val="006B61A5"/>
    <w:rsid w:val="006B7F03"/>
    <w:rsid w:val="006C160A"/>
    <w:rsid w:val="006C1622"/>
    <w:rsid w:val="006C2992"/>
    <w:rsid w:val="006C30C2"/>
    <w:rsid w:val="006C5463"/>
    <w:rsid w:val="006C5EA5"/>
    <w:rsid w:val="006C7307"/>
    <w:rsid w:val="006D0822"/>
    <w:rsid w:val="006D2149"/>
    <w:rsid w:val="006D2785"/>
    <w:rsid w:val="006D6049"/>
    <w:rsid w:val="006E0BA4"/>
    <w:rsid w:val="006E18CD"/>
    <w:rsid w:val="006E2E2A"/>
    <w:rsid w:val="006E3939"/>
    <w:rsid w:val="006E3D9B"/>
    <w:rsid w:val="006E4BCB"/>
    <w:rsid w:val="006E5DCD"/>
    <w:rsid w:val="006F1BE5"/>
    <w:rsid w:val="006F45E3"/>
    <w:rsid w:val="006F579B"/>
    <w:rsid w:val="007005B8"/>
    <w:rsid w:val="00710632"/>
    <w:rsid w:val="00710675"/>
    <w:rsid w:val="007130A0"/>
    <w:rsid w:val="00713DA7"/>
    <w:rsid w:val="007154B8"/>
    <w:rsid w:val="0071626F"/>
    <w:rsid w:val="007200C4"/>
    <w:rsid w:val="0072020B"/>
    <w:rsid w:val="00725B45"/>
    <w:rsid w:val="00726927"/>
    <w:rsid w:val="00726BD3"/>
    <w:rsid w:val="00727CAF"/>
    <w:rsid w:val="007321B5"/>
    <w:rsid w:val="00732BC3"/>
    <w:rsid w:val="007333C2"/>
    <w:rsid w:val="00735879"/>
    <w:rsid w:val="007363E3"/>
    <w:rsid w:val="007366E6"/>
    <w:rsid w:val="00740565"/>
    <w:rsid w:val="00740E0D"/>
    <w:rsid w:val="00740F54"/>
    <w:rsid w:val="00742354"/>
    <w:rsid w:val="007423A9"/>
    <w:rsid w:val="007424C9"/>
    <w:rsid w:val="00742970"/>
    <w:rsid w:val="00742C3B"/>
    <w:rsid w:val="00743D57"/>
    <w:rsid w:val="00744B82"/>
    <w:rsid w:val="007455A2"/>
    <w:rsid w:val="00745AC8"/>
    <w:rsid w:val="00746518"/>
    <w:rsid w:val="00747A17"/>
    <w:rsid w:val="00750769"/>
    <w:rsid w:val="00750FE1"/>
    <w:rsid w:val="0075116B"/>
    <w:rsid w:val="007524AA"/>
    <w:rsid w:val="007530A3"/>
    <w:rsid w:val="007569F8"/>
    <w:rsid w:val="00757ADF"/>
    <w:rsid w:val="00760BB7"/>
    <w:rsid w:val="0076195E"/>
    <w:rsid w:val="0076355A"/>
    <w:rsid w:val="0076428F"/>
    <w:rsid w:val="00766D69"/>
    <w:rsid w:val="0077002C"/>
    <w:rsid w:val="007707AB"/>
    <w:rsid w:val="00771341"/>
    <w:rsid w:val="007720E0"/>
    <w:rsid w:val="007734FA"/>
    <w:rsid w:val="00774151"/>
    <w:rsid w:val="007767C5"/>
    <w:rsid w:val="00777D19"/>
    <w:rsid w:val="00782707"/>
    <w:rsid w:val="00782952"/>
    <w:rsid w:val="007838CC"/>
    <w:rsid w:val="00783C24"/>
    <w:rsid w:val="007850D0"/>
    <w:rsid w:val="00786E1A"/>
    <w:rsid w:val="00787009"/>
    <w:rsid w:val="007874E2"/>
    <w:rsid w:val="007918B1"/>
    <w:rsid w:val="00791DAF"/>
    <w:rsid w:val="00791E3B"/>
    <w:rsid w:val="007957E1"/>
    <w:rsid w:val="00795968"/>
    <w:rsid w:val="00797389"/>
    <w:rsid w:val="007A0637"/>
    <w:rsid w:val="007A2B4D"/>
    <w:rsid w:val="007A5128"/>
    <w:rsid w:val="007A72F3"/>
    <w:rsid w:val="007A7753"/>
    <w:rsid w:val="007A7D60"/>
    <w:rsid w:val="007B5E44"/>
    <w:rsid w:val="007C0085"/>
    <w:rsid w:val="007C074A"/>
    <w:rsid w:val="007C0EFB"/>
    <w:rsid w:val="007C158A"/>
    <w:rsid w:val="007C19F0"/>
    <w:rsid w:val="007C30FD"/>
    <w:rsid w:val="007C3122"/>
    <w:rsid w:val="007C32EA"/>
    <w:rsid w:val="007C4336"/>
    <w:rsid w:val="007C7D45"/>
    <w:rsid w:val="007C7ECB"/>
    <w:rsid w:val="007D4704"/>
    <w:rsid w:val="007D4849"/>
    <w:rsid w:val="007D5D0B"/>
    <w:rsid w:val="007D68CB"/>
    <w:rsid w:val="007D786E"/>
    <w:rsid w:val="007D7FF8"/>
    <w:rsid w:val="007E0E7D"/>
    <w:rsid w:val="007E29BE"/>
    <w:rsid w:val="007E5CC5"/>
    <w:rsid w:val="007E6184"/>
    <w:rsid w:val="007E6773"/>
    <w:rsid w:val="007E6EAA"/>
    <w:rsid w:val="007E763F"/>
    <w:rsid w:val="007F1394"/>
    <w:rsid w:val="007F2920"/>
    <w:rsid w:val="007F420E"/>
    <w:rsid w:val="007F43EC"/>
    <w:rsid w:val="007F514B"/>
    <w:rsid w:val="007F5D45"/>
    <w:rsid w:val="007F60EA"/>
    <w:rsid w:val="007F64F1"/>
    <w:rsid w:val="007F74C9"/>
    <w:rsid w:val="007F7AA6"/>
    <w:rsid w:val="00800A31"/>
    <w:rsid w:val="00804354"/>
    <w:rsid w:val="00806936"/>
    <w:rsid w:val="008072F3"/>
    <w:rsid w:val="0081336D"/>
    <w:rsid w:val="008149C3"/>
    <w:rsid w:val="00815F5D"/>
    <w:rsid w:val="0081663F"/>
    <w:rsid w:val="00817894"/>
    <w:rsid w:val="00822C5C"/>
    <w:rsid w:val="00823624"/>
    <w:rsid w:val="00830671"/>
    <w:rsid w:val="0083238B"/>
    <w:rsid w:val="00833B35"/>
    <w:rsid w:val="008347E6"/>
    <w:rsid w:val="00835E64"/>
    <w:rsid w:val="0083656F"/>
    <w:rsid w:val="008377C0"/>
    <w:rsid w:val="008379C5"/>
    <w:rsid w:val="00837E47"/>
    <w:rsid w:val="008408EC"/>
    <w:rsid w:val="00842176"/>
    <w:rsid w:val="008434E0"/>
    <w:rsid w:val="0084351C"/>
    <w:rsid w:val="00843AB2"/>
    <w:rsid w:val="0084418D"/>
    <w:rsid w:val="00844F18"/>
    <w:rsid w:val="00850BB8"/>
    <w:rsid w:val="008518FE"/>
    <w:rsid w:val="00851AB5"/>
    <w:rsid w:val="00851C08"/>
    <w:rsid w:val="00853798"/>
    <w:rsid w:val="0085449D"/>
    <w:rsid w:val="00855AD3"/>
    <w:rsid w:val="0085659C"/>
    <w:rsid w:val="0085933A"/>
    <w:rsid w:val="00861D82"/>
    <w:rsid w:val="00862B37"/>
    <w:rsid w:val="00863921"/>
    <w:rsid w:val="00863DC4"/>
    <w:rsid w:val="00864212"/>
    <w:rsid w:val="00865B3F"/>
    <w:rsid w:val="0086634E"/>
    <w:rsid w:val="00867417"/>
    <w:rsid w:val="008678EC"/>
    <w:rsid w:val="008717FE"/>
    <w:rsid w:val="00872026"/>
    <w:rsid w:val="00872E18"/>
    <w:rsid w:val="0087639F"/>
    <w:rsid w:val="0087792E"/>
    <w:rsid w:val="00877BDC"/>
    <w:rsid w:val="008801B2"/>
    <w:rsid w:val="008826D4"/>
    <w:rsid w:val="00882F1F"/>
    <w:rsid w:val="00883658"/>
    <w:rsid w:val="00883EAF"/>
    <w:rsid w:val="00884A68"/>
    <w:rsid w:val="00884EB9"/>
    <w:rsid w:val="00884F99"/>
    <w:rsid w:val="00885258"/>
    <w:rsid w:val="00885291"/>
    <w:rsid w:val="008863ED"/>
    <w:rsid w:val="008873A4"/>
    <w:rsid w:val="00890384"/>
    <w:rsid w:val="008907A1"/>
    <w:rsid w:val="008A1F7B"/>
    <w:rsid w:val="008A30C3"/>
    <w:rsid w:val="008A3A2E"/>
    <w:rsid w:val="008A3C23"/>
    <w:rsid w:val="008A3D80"/>
    <w:rsid w:val="008A66F9"/>
    <w:rsid w:val="008A6B17"/>
    <w:rsid w:val="008A736A"/>
    <w:rsid w:val="008A7537"/>
    <w:rsid w:val="008A7C8E"/>
    <w:rsid w:val="008A7EDB"/>
    <w:rsid w:val="008B0038"/>
    <w:rsid w:val="008B0AFF"/>
    <w:rsid w:val="008B1B4B"/>
    <w:rsid w:val="008B1D3F"/>
    <w:rsid w:val="008B3C3D"/>
    <w:rsid w:val="008B64DC"/>
    <w:rsid w:val="008B72EE"/>
    <w:rsid w:val="008C2431"/>
    <w:rsid w:val="008C3A9C"/>
    <w:rsid w:val="008C3F96"/>
    <w:rsid w:val="008C46AE"/>
    <w:rsid w:val="008C49CC"/>
    <w:rsid w:val="008C792A"/>
    <w:rsid w:val="008C7CC6"/>
    <w:rsid w:val="008D36A4"/>
    <w:rsid w:val="008D69E9"/>
    <w:rsid w:val="008D6C0F"/>
    <w:rsid w:val="008E01CA"/>
    <w:rsid w:val="008E0645"/>
    <w:rsid w:val="008E143D"/>
    <w:rsid w:val="008E1C52"/>
    <w:rsid w:val="008E39EF"/>
    <w:rsid w:val="008E3F8F"/>
    <w:rsid w:val="008E5121"/>
    <w:rsid w:val="008E5D9A"/>
    <w:rsid w:val="008F1E35"/>
    <w:rsid w:val="008F266F"/>
    <w:rsid w:val="008F4F93"/>
    <w:rsid w:val="008F52CC"/>
    <w:rsid w:val="008F543D"/>
    <w:rsid w:val="008F594A"/>
    <w:rsid w:val="008F7850"/>
    <w:rsid w:val="008F7DC9"/>
    <w:rsid w:val="009018C7"/>
    <w:rsid w:val="009030E0"/>
    <w:rsid w:val="00903D81"/>
    <w:rsid w:val="00904022"/>
    <w:rsid w:val="00904BD3"/>
    <w:rsid w:val="00904C7E"/>
    <w:rsid w:val="00905BCB"/>
    <w:rsid w:val="0091035B"/>
    <w:rsid w:val="0091353C"/>
    <w:rsid w:val="009154EA"/>
    <w:rsid w:val="009159EF"/>
    <w:rsid w:val="00917DAB"/>
    <w:rsid w:val="00921B85"/>
    <w:rsid w:val="00925ABD"/>
    <w:rsid w:val="00926FAA"/>
    <w:rsid w:val="0092749F"/>
    <w:rsid w:val="009275E4"/>
    <w:rsid w:val="009338FC"/>
    <w:rsid w:val="0093430C"/>
    <w:rsid w:val="00934E08"/>
    <w:rsid w:val="0093B832"/>
    <w:rsid w:val="0094225D"/>
    <w:rsid w:val="009426B4"/>
    <w:rsid w:val="00944F60"/>
    <w:rsid w:val="009457BD"/>
    <w:rsid w:val="00950C5B"/>
    <w:rsid w:val="00952283"/>
    <w:rsid w:val="0095338B"/>
    <w:rsid w:val="00953E82"/>
    <w:rsid w:val="00955F38"/>
    <w:rsid w:val="00961068"/>
    <w:rsid w:val="00962E0A"/>
    <w:rsid w:val="00963086"/>
    <w:rsid w:val="0096311B"/>
    <w:rsid w:val="00964375"/>
    <w:rsid w:val="0096554F"/>
    <w:rsid w:val="009658E5"/>
    <w:rsid w:val="00971D19"/>
    <w:rsid w:val="00971F06"/>
    <w:rsid w:val="0097207C"/>
    <w:rsid w:val="00974BFC"/>
    <w:rsid w:val="00975C78"/>
    <w:rsid w:val="00976F8F"/>
    <w:rsid w:val="00983A38"/>
    <w:rsid w:val="00983DE2"/>
    <w:rsid w:val="0098424B"/>
    <w:rsid w:val="00986E38"/>
    <w:rsid w:val="00986F31"/>
    <w:rsid w:val="0098748D"/>
    <w:rsid w:val="009904E9"/>
    <w:rsid w:val="009917FF"/>
    <w:rsid w:val="00994208"/>
    <w:rsid w:val="0099739C"/>
    <w:rsid w:val="009A0A51"/>
    <w:rsid w:val="009A14BF"/>
    <w:rsid w:val="009A1F6E"/>
    <w:rsid w:val="009A2AFE"/>
    <w:rsid w:val="009A2CF1"/>
    <w:rsid w:val="009A32E4"/>
    <w:rsid w:val="009A5786"/>
    <w:rsid w:val="009A5EC1"/>
    <w:rsid w:val="009B1015"/>
    <w:rsid w:val="009B1042"/>
    <w:rsid w:val="009B10E4"/>
    <w:rsid w:val="009B1713"/>
    <w:rsid w:val="009B1F3F"/>
    <w:rsid w:val="009B3903"/>
    <w:rsid w:val="009B4652"/>
    <w:rsid w:val="009B5DF5"/>
    <w:rsid w:val="009B5F18"/>
    <w:rsid w:val="009B6962"/>
    <w:rsid w:val="009C08FB"/>
    <w:rsid w:val="009C5D90"/>
    <w:rsid w:val="009C7D17"/>
    <w:rsid w:val="009D0D45"/>
    <w:rsid w:val="009D304B"/>
    <w:rsid w:val="009D4235"/>
    <w:rsid w:val="009D4664"/>
    <w:rsid w:val="009D68FC"/>
    <w:rsid w:val="009D6D60"/>
    <w:rsid w:val="009E3C7C"/>
    <w:rsid w:val="009E4500"/>
    <w:rsid w:val="009E46FA"/>
    <w:rsid w:val="009E484E"/>
    <w:rsid w:val="009E52D0"/>
    <w:rsid w:val="009F1731"/>
    <w:rsid w:val="009F40FB"/>
    <w:rsid w:val="009F4B45"/>
    <w:rsid w:val="009F4E6F"/>
    <w:rsid w:val="009F6A55"/>
    <w:rsid w:val="009F7A0A"/>
    <w:rsid w:val="009F7DBE"/>
    <w:rsid w:val="009F7F0E"/>
    <w:rsid w:val="00A008AB"/>
    <w:rsid w:val="00A01910"/>
    <w:rsid w:val="00A043BB"/>
    <w:rsid w:val="00A067AD"/>
    <w:rsid w:val="00A07484"/>
    <w:rsid w:val="00A077F5"/>
    <w:rsid w:val="00A118E8"/>
    <w:rsid w:val="00A11FD9"/>
    <w:rsid w:val="00A12FAB"/>
    <w:rsid w:val="00A14474"/>
    <w:rsid w:val="00A149C6"/>
    <w:rsid w:val="00A14B41"/>
    <w:rsid w:val="00A15241"/>
    <w:rsid w:val="00A15754"/>
    <w:rsid w:val="00A1771C"/>
    <w:rsid w:val="00A20939"/>
    <w:rsid w:val="00A213E1"/>
    <w:rsid w:val="00A21A16"/>
    <w:rsid w:val="00A22B2C"/>
    <w:rsid w:val="00A22FCB"/>
    <w:rsid w:val="00A2581F"/>
    <w:rsid w:val="00A25B3B"/>
    <w:rsid w:val="00A304D6"/>
    <w:rsid w:val="00A32305"/>
    <w:rsid w:val="00A326D5"/>
    <w:rsid w:val="00A334A1"/>
    <w:rsid w:val="00A35236"/>
    <w:rsid w:val="00A371D6"/>
    <w:rsid w:val="00A3745F"/>
    <w:rsid w:val="00A40127"/>
    <w:rsid w:val="00A42C96"/>
    <w:rsid w:val="00A42F45"/>
    <w:rsid w:val="00A4347D"/>
    <w:rsid w:val="00A43D28"/>
    <w:rsid w:val="00A45505"/>
    <w:rsid w:val="00A472F1"/>
    <w:rsid w:val="00A47B60"/>
    <w:rsid w:val="00A5166C"/>
    <w:rsid w:val="00A5237D"/>
    <w:rsid w:val="00A5300E"/>
    <w:rsid w:val="00A554A3"/>
    <w:rsid w:val="00A573AE"/>
    <w:rsid w:val="00A6168D"/>
    <w:rsid w:val="00A62E02"/>
    <w:rsid w:val="00A657C4"/>
    <w:rsid w:val="00A65B46"/>
    <w:rsid w:val="00A70F3C"/>
    <w:rsid w:val="00A712BD"/>
    <w:rsid w:val="00A71329"/>
    <w:rsid w:val="00A7144D"/>
    <w:rsid w:val="00A71CD1"/>
    <w:rsid w:val="00A720A8"/>
    <w:rsid w:val="00A72173"/>
    <w:rsid w:val="00A727F4"/>
    <w:rsid w:val="00A73C82"/>
    <w:rsid w:val="00A7401E"/>
    <w:rsid w:val="00A758EA"/>
    <w:rsid w:val="00A75909"/>
    <w:rsid w:val="00A76BD4"/>
    <w:rsid w:val="00A8058E"/>
    <w:rsid w:val="00A80A36"/>
    <w:rsid w:val="00A815D9"/>
    <w:rsid w:val="00A81BD2"/>
    <w:rsid w:val="00A846E1"/>
    <w:rsid w:val="00A90373"/>
    <w:rsid w:val="00A90BE6"/>
    <w:rsid w:val="00A91937"/>
    <w:rsid w:val="00A93C95"/>
    <w:rsid w:val="00A9434E"/>
    <w:rsid w:val="00A947B9"/>
    <w:rsid w:val="00A95C3D"/>
    <w:rsid w:val="00A95C50"/>
    <w:rsid w:val="00A96B58"/>
    <w:rsid w:val="00A96BA4"/>
    <w:rsid w:val="00AA0004"/>
    <w:rsid w:val="00AA3458"/>
    <w:rsid w:val="00AA4C4C"/>
    <w:rsid w:val="00AB0CE5"/>
    <w:rsid w:val="00AB1473"/>
    <w:rsid w:val="00AB1567"/>
    <w:rsid w:val="00AB1C82"/>
    <w:rsid w:val="00AB2C5A"/>
    <w:rsid w:val="00AB3655"/>
    <w:rsid w:val="00AB5129"/>
    <w:rsid w:val="00AB6CC0"/>
    <w:rsid w:val="00AB79A6"/>
    <w:rsid w:val="00AB79BD"/>
    <w:rsid w:val="00AC18CC"/>
    <w:rsid w:val="00AC2E7F"/>
    <w:rsid w:val="00AC4850"/>
    <w:rsid w:val="00AC7887"/>
    <w:rsid w:val="00AD0873"/>
    <w:rsid w:val="00AD0AF6"/>
    <w:rsid w:val="00AD314D"/>
    <w:rsid w:val="00AD59F5"/>
    <w:rsid w:val="00AD5A8F"/>
    <w:rsid w:val="00AD707B"/>
    <w:rsid w:val="00AD75D0"/>
    <w:rsid w:val="00AE0D73"/>
    <w:rsid w:val="00AE31C0"/>
    <w:rsid w:val="00AE5281"/>
    <w:rsid w:val="00AE5620"/>
    <w:rsid w:val="00AE589C"/>
    <w:rsid w:val="00AF011B"/>
    <w:rsid w:val="00AF0A41"/>
    <w:rsid w:val="00AF2590"/>
    <w:rsid w:val="00AF4347"/>
    <w:rsid w:val="00AF5A2D"/>
    <w:rsid w:val="00B0098F"/>
    <w:rsid w:val="00B01D8B"/>
    <w:rsid w:val="00B02038"/>
    <w:rsid w:val="00B035E4"/>
    <w:rsid w:val="00B04B93"/>
    <w:rsid w:val="00B0561B"/>
    <w:rsid w:val="00B06B1D"/>
    <w:rsid w:val="00B06D47"/>
    <w:rsid w:val="00B117DB"/>
    <w:rsid w:val="00B118B3"/>
    <w:rsid w:val="00B11FD0"/>
    <w:rsid w:val="00B12F93"/>
    <w:rsid w:val="00B16A54"/>
    <w:rsid w:val="00B16DB5"/>
    <w:rsid w:val="00B1728C"/>
    <w:rsid w:val="00B17D3B"/>
    <w:rsid w:val="00B21DC2"/>
    <w:rsid w:val="00B22229"/>
    <w:rsid w:val="00B22C06"/>
    <w:rsid w:val="00B23D34"/>
    <w:rsid w:val="00B243D3"/>
    <w:rsid w:val="00B24DAD"/>
    <w:rsid w:val="00B2604C"/>
    <w:rsid w:val="00B261B7"/>
    <w:rsid w:val="00B3004E"/>
    <w:rsid w:val="00B30D5E"/>
    <w:rsid w:val="00B311B9"/>
    <w:rsid w:val="00B33304"/>
    <w:rsid w:val="00B33A09"/>
    <w:rsid w:val="00B34AF5"/>
    <w:rsid w:val="00B36C5F"/>
    <w:rsid w:val="00B37BB2"/>
    <w:rsid w:val="00B444D6"/>
    <w:rsid w:val="00B45E0D"/>
    <w:rsid w:val="00B46040"/>
    <w:rsid w:val="00B47B59"/>
    <w:rsid w:val="00B516F4"/>
    <w:rsid w:val="00B52A27"/>
    <w:rsid w:val="00B52E20"/>
    <w:rsid w:val="00B530C1"/>
    <w:rsid w:val="00B53F81"/>
    <w:rsid w:val="00B546C7"/>
    <w:rsid w:val="00B56824"/>
    <w:rsid w:val="00B568B5"/>
    <w:rsid w:val="00B56C2B"/>
    <w:rsid w:val="00B5772E"/>
    <w:rsid w:val="00B5784F"/>
    <w:rsid w:val="00B6001E"/>
    <w:rsid w:val="00B630D2"/>
    <w:rsid w:val="00B63646"/>
    <w:rsid w:val="00B65BD3"/>
    <w:rsid w:val="00B65F35"/>
    <w:rsid w:val="00B66BC9"/>
    <w:rsid w:val="00B70469"/>
    <w:rsid w:val="00B71445"/>
    <w:rsid w:val="00B7169C"/>
    <w:rsid w:val="00B72DD8"/>
    <w:rsid w:val="00B72E09"/>
    <w:rsid w:val="00B741ED"/>
    <w:rsid w:val="00B771B0"/>
    <w:rsid w:val="00B77B6D"/>
    <w:rsid w:val="00B80DF9"/>
    <w:rsid w:val="00B86250"/>
    <w:rsid w:val="00B87BEF"/>
    <w:rsid w:val="00B91EE3"/>
    <w:rsid w:val="00B931E8"/>
    <w:rsid w:val="00B936F9"/>
    <w:rsid w:val="00B937B6"/>
    <w:rsid w:val="00B971E1"/>
    <w:rsid w:val="00B972ED"/>
    <w:rsid w:val="00BA0083"/>
    <w:rsid w:val="00BA05A7"/>
    <w:rsid w:val="00BA065F"/>
    <w:rsid w:val="00BA1D29"/>
    <w:rsid w:val="00BA3062"/>
    <w:rsid w:val="00BA3241"/>
    <w:rsid w:val="00BA42E5"/>
    <w:rsid w:val="00BB1488"/>
    <w:rsid w:val="00BB2462"/>
    <w:rsid w:val="00BB254B"/>
    <w:rsid w:val="00BB3220"/>
    <w:rsid w:val="00BB3671"/>
    <w:rsid w:val="00BB6C4E"/>
    <w:rsid w:val="00BB7993"/>
    <w:rsid w:val="00BB79A9"/>
    <w:rsid w:val="00BC06CF"/>
    <w:rsid w:val="00BC11DC"/>
    <w:rsid w:val="00BC1548"/>
    <w:rsid w:val="00BC32BA"/>
    <w:rsid w:val="00BC346F"/>
    <w:rsid w:val="00BC68CE"/>
    <w:rsid w:val="00BC6C43"/>
    <w:rsid w:val="00BC6C5F"/>
    <w:rsid w:val="00BD1379"/>
    <w:rsid w:val="00BD365F"/>
    <w:rsid w:val="00BD4632"/>
    <w:rsid w:val="00BD771F"/>
    <w:rsid w:val="00BD7DAA"/>
    <w:rsid w:val="00BE1A76"/>
    <w:rsid w:val="00BE2FD9"/>
    <w:rsid w:val="00BE4359"/>
    <w:rsid w:val="00BE6305"/>
    <w:rsid w:val="00BE6ADD"/>
    <w:rsid w:val="00BE755C"/>
    <w:rsid w:val="00BF0C69"/>
    <w:rsid w:val="00BF395A"/>
    <w:rsid w:val="00BF3E61"/>
    <w:rsid w:val="00BF44FC"/>
    <w:rsid w:val="00BF50EC"/>
    <w:rsid w:val="00BF629B"/>
    <w:rsid w:val="00BF655C"/>
    <w:rsid w:val="00BF69E3"/>
    <w:rsid w:val="00BF7C6E"/>
    <w:rsid w:val="00C0068D"/>
    <w:rsid w:val="00C0368C"/>
    <w:rsid w:val="00C04A43"/>
    <w:rsid w:val="00C04AE5"/>
    <w:rsid w:val="00C05564"/>
    <w:rsid w:val="00C0751B"/>
    <w:rsid w:val="00C075EF"/>
    <w:rsid w:val="00C106B2"/>
    <w:rsid w:val="00C11E83"/>
    <w:rsid w:val="00C210A9"/>
    <w:rsid w:val="00C22283"/>
    <w:rsid w:val="00C22951"/>
    <w:rsid w:val="00C22F76"/>
    <w:rsid w:val="00C22F9D"/>
    <w:rsid w:val="00C2378A"/>
    <w:rsid w:val="00C335BF"/>
    <w:rsid w:val="00C34F07"/>
    <w:rsid w:val="00C35510"/>
    <w:rsid w:val="00C378A1"/>
    <w:rsid w:val="00C37B54"/>
    <w:rsid w:val="00C408D8"/>
    <w:rsid w:val="00C41317"/>
    <w:rsid w:val="00C4366F"/>
    <w:rsid w:val="00C4512C"/>
    <w:rsid w:val="00C45B47"/>
    <w:rsid w:val="00C46617"/>
    <w:rsid w:val="00C51966"/>
    <w:rsid w:val="00C526D6"/>
    <w:rsid w:val="00C52A16"/>
    <w:rsid w:val="00C53BA7"/>
    <w:rsid w:val="00C5505E"/>
    <w:rsid w:val="00C5585E"/>
    <w:rsid w:val="00C56A02"/>
    <w:rsid w:val="00C57CCF"/>
    <w:rsid w:val="00C57E89"/>
    <w:rsid w:val="00C60FFA"/>
    <w:rsid w:val="00C61787"/>
    <w:rsid w:val="00C621D6"/>
    <w:rsid w:val="00C63411"/>
    <w:rsid w:val="00C673E9"/>
    <w:rsid w:val="00C706A8"/>
    <w:rsid w:val="00C718D2"/>
    <w:rsid w:val="00C71E35"/>
    <w:rsid w:val="00C73907"/>
    <w:rsid w:val="00C74EAD"/>
    <w:rsid w:val="00C75907"/>
    <w:rsid w:val="00C75FDF"/>
    <w:rsid w:val="00C80339"/>
    <w:rsid w:val="00C81354"/>
    <w:rsid w:val="00C816DF"/>
    <w:rsid w:val="00C82D86"/>
    <w:rsid w:val="00C837A0"/>
    <w:rsid w:val="00C854D4"/>
    <w:rsid w:val="00C85B1F"/>
    <w:rsid w:val="00C907C9"/>
    <w:rsid w:val="00C920C0"/>
    <w:rsid w:val="00C924E4"/>
    <w:rsid w:val="00C92564"/>
    <w:rsid w:val="00C9405F"/>
    <w:rsid w:val="00C97892"/>
    <w:rsid w:val="00CA1F85"/>
    <w:rsid w:val="00CA2B0B"/>
    <w:rsid w:val="00CA333E"/>
    <w:rsid w:val="00CB2C7E"/>
    <w:rsid w:val="00CB4B8D"/>
    <w:rsid w:val="00CB76E4"/>
    <w:rsid w:val="00CC0DDA"/>
    <w:rsid w:val="00CC3972"/>
    <w:rsid w:val="00CC5533"/>
    <w:rsid w:val="00CC6B74"/>
    <w:rsid w:val="00CC6F33"/>
    <w:rsid w:val="00CD178D"/>
    <w:rsid w:val="00CD30C2"/>
    <w:rsid w:val="00CD3882"/>
    <w:rsid w:val="00CD3907"/>
    <w:rsid w:val="00CD3E18"/>
    <w:rsid w:val="00CD532F"/>
    <w:rsid w:val="00CD684F"/>
    <w:rsid w:val="00CD739C"/>
    <w:rsid w:val="00CD7EC6"/>
    <w:rsid w:val="00CE336A"/>
    <w:rsid w:val="00CE5685"/>
    <w:rsid w:val="00CE7756"/>
    <w:rsid w:val="00CE7BEA"/>
    <w:rsid w:val="00CE7CDD"/>
    <w:rsid w:val="00CF10A9"/>
    <w:rsid w:val="00CF21CF"/>
    <w:rsid w:val="00CF2616"/>
    <w:rsid w:val="00CF35C2"/>
    <w:rsid w:val="00CF362F"/>
    <w:rsid w:val="00CF49DF"/>
    <w:rsid w:val="00CF5B5E"/>
    <w:rsid w:val="00CF7278"/>
    <w:rsid w:val="00CF7B89"/>
    <w:rsid w:val="00D021CB"/>
    <w:rsid w:val="00D05520"/>
    <w:rsid w:val="00D05EA7"/>
    <w:rsid w:val="00D061F6"/>
    <w:rsid w:val="00D06623"/>
    <w:rsid w:val="00D06C10"/>
    <w:rsid w:val="00D074C3"/>
    <w:rsid w:val="00D123E9"/>
    <w:rsid w:val="00D14C6B"/>
    <w:rsid w:val="00D16ED0"/>
    <w:rsid w:val="00D174FC"/>
    <w:rsid w:val="00D20507"/>
    <w:rsid w:val="00D231B7"/>
    <w:rsid w:val="00D2483E"/>
    <w:rsid w:val="00D24FE3"/>
    <w:rsid w:val="00D31786"/>
    <w:rsid w:val="00D31971"/>
    <w:rsid w:val="00D32F47"/>
    <w:rsid w:val="00D361BC"/>
    <w:rsid w:val="00D36A38"/>
    <w:rsid w:val="00D36CFA"/>
    <w:rsid w:val="00D377C1"/>
    <w:rsid w:val="00D377D1"/>
    <w:rsid w:val="00D37818"/>
    <w:rsid w:val="00D37DFD"/>
    <w:rsid w:val="00D40836"/>
    <w:rsid w:val="00D41E66"/>
    <w:rsid w:val="00D44DC9"/>
    <w:rsid w:val="00D44F0C"/>
    <w:rsid w:val="00D456C9"/>
    <w:rsid w:val="00D47025"/>
    <w:rsid w:val="00D4740D"/>
    <w:rsid w:val="00D506A4"/>
    <w:rsid w:val="00D50BAE"/>
    <w:rsid w:val="00D529FF"/>
    <w:rsid w:val="00D54267"/>
    <w:rsid w:val="00D5536F"/>
    <w:rsid w:val="00D56935"/>
    <w:rsid w:val="00D56E52"/>
    <w:rsid w:val="00D575FE"/>
    <w:rsid w:val="00D60E49"/>
    <w:rsid w:val="00D6336B"/>
    <w:rsid w:val="00D64B30"/>
    <w:rsid w:val="00D64C7E"/>
    <w:rsid w:val="00D67CCB"/>
    <w:rsid w:val="00D70481"/>
    <w:rsid w:val="00D71435"/>
    <w:rsid w:val="00D71596"/>
    <w:rsid w:val="00D716BA"/>
    <w:rsid w:val="00D71F8C"/>
    <w:rsid w:val="00D733E9"/>
    <w:rsid w:val="00D758C6"/>
    <w:rsid w:val="00D75A8D"/>
    <w:rsid w:val="00D7612F"/>
    <w:rsid w:val="00D76523"/>
    <w:rsid w:val="00D76ED0"/>
    <w:rsid w:val="00D77453"/>
    <w:rsid w:val="00D8062F"/>
    <w:rsid w:val="00D8404E"/>
    <w:rsid w:val="00D86A3F"/>
    <w:rsid w:val="00D871BF"/>
    <w:rsid w:val="00D87A61"/>
    <w:rsid w:val="00D90C10"/>
    <w:rsid w:val="00D91488"/>
    <w:rsid w:val="00D92725"/>
    <w:rsid w:val="00D92E96"/>
    <w:rsid w:val="00D93A55"/>
    <w:rsid w:val="00D94C90"/>
    <w:rsid w:val="00D9575F"/>
    <w:rsid w:val="00D957E2"/>
    <w:rsid w:val="00D964CD"/>
    <w:rsid w:val="00D96916"/>
    <w:rsid w:val="00D96D5C"/>
    <w:rsid w:val="00D97AB3"/>
    <w:rsid w:val="00D97BBD"/>
    <w:rsid w:val="00DA1C67"/>
    <w:rsid w:val="00DA258C"/>
    <w:rsid w:val="00DA4345"/>
    <w:rsid w:val="00DA594C"/>
    <w:rsid w:val="00DA5F0D"/>
    <w:rsid w:val="00DA6416"/>
    <w:rsid w:val="00DB35F8"/>
    <w:rsid w:val="00DB372B"/>
    <w:rsid w:val="00DB6D35"/>
    <w:rsid w:val="00DC14D5"/>
    <w:rsid w:val="00DC2DB7"/>
    <w:rsid w:val="00DC5859"/>
    <w:rsid w:val="00DC585C"/>
    <w:rsid w:val="00DD08BA"/>
    <w:rsid w:val="00DD1861"/>
    <w:rsid w:val="00DD5266"/>
    <w:rsid w:val="00DE019C"/>
    <w:rsid w:val="00DE07FA"/>
    <w:rsid w:val="00DE1352"/>
    <w:rsid w:val="00DE20DB"/>
    <w:rsid w:val="00DE3C73"/>
    <w:rsid w:val="00DE43B5"/>
    <w:rsid w:val="00DE6F10"/>
    <w:rsid w:val="00DE7DB8"/>
    <w:rsid w:val="00DF2587"/>
    <w:rsid w:val="00DF2DDE"/>
    <w:rsid w:val="00DF3CD6"/>
    <w:rsid w:val="00DF3DEF"/>
    <w:rsid w:val="00DF6356"/>
    <w:rsid w:val="00DF77C8"/>
    <w:rsid w:val="00E01667"/>
    <w:rsid w:val="00E01BFA"/>
    <w:rsid w:val="00E01ED5"/>
    <w:rsid w:val="00E0274B"/>
    <w:rsid w:val="00E02C1D"/>
    <w:rsid w:val="00E07A46"/>
    <w:rsid w:val="00E10D9A"/>
    <w:rsid w:val="00E10F29"/>
    <w:rsid w:val="00E1441E"/>
    <w:rsid w:val="00E17280"/>
    <w:rsid w:val="00E17289"/>
    <w:rsid w:val="00E175BC"/>
    <w:rsid w:val="00E216F8"/>
    <w:rsid w:val="00E220B6"/>
    <w:rsid w:val="00E23FD7"/>
    <w:rsid w:val="00E25828"/>
    <w:rsid w:val="00E25E6C"/>
    <w:rsid w:val="00E3023B"/>
    <w:rsid w:val="00E32A13"/>
    <w:rsid w:val="00E36209"/>
    <w:rsid w:val="00E37AF9"/>
    <w:rsid w:val="00E4062A"/>
    <w:rsid w:val="00E420BB"/>
    <w:rsid w:val="00E45FAE"/>
    <w:rsid w:val="00E50DF6"/>
    <w:rsid w:val="00E50ECC"/>
    <w:rsid w:val="00E50EE6"/>
    <w:rsid w:val="00E51BEB"/>
    <w:rsid w:val="00E55A2F"/>
    <w:rsid w:val="00E5723B"/>
    <w:rsid w:val="00E57DB2"/>
    <w:rsid w:val="00E61440"/>
    <w:rsid w:val="00E61D11"/>
    <w:rsid w:val="00E6242B"/>
    <w:rsid w:val="00E6336D"/>
    <w:rsid w:val="00E6366C"/>
    <w:rsid w:val="00E64F91"/>
    <w:rsid w:val="00E664D9"/>
    <w:rsid w:val="00E673C8"/>
    <w:rsid w:val="00E67933"/>
    <w:rsid w:val="00E70A6F"/>
    <w:rsid w:val="00E71332"/>
    <w:rsid w:val="00E716AB"/>
    <w:rsid w:val="00E73167"/>
    <w:rsid w:val="00E74479"/>
    <w:rsid w:val="00E744E1"/>
    <w:rsid w:val="00E771CA"/>
    <w:rsid w:val="00E80378"/>
    <w:rsid w:val="00E8063E"/>
    <w:rsid w:val="00E8182D"/>
    <w:rsid w:val="00E827BD"/>
    <w:rsid w:val="00E82883"/>
    <w:rsid w:val="00E83AC3"/>
    <w:rsid w:val="00E864BC"/>
    <w:rsid w:val="00E90D39"/>
    <w:rsid w:val="00E9156D"/>
    <w:rsid w:val="00E92585"/>
    <w:rsid w:val="00E94DC3"/>
    <w:rsid w:val="00E94E4A"/>
    <w:rsid w:val="00E9578A"/>
    <w:rsid w:val="00E965C5"/>
    <w:rsid w:val="00E96A3A"/>
    <w:rsid w:val="00E97402"/>
    <w:rsid w:val="00E97B99"/>
    <w:rsid w:val="00EA0564"/>
    <w:rsid w:val="00EA4322"/>
    <w:rsid w:val="00EA530C"/>
    <w:rsid w:val="00EB0108"/>
    <w:rsid w:val="00EB2414"/>
    <w:rsid w:val="00EB2E9D"/>
    <w:rsid w:val="00EB309C"/>
    <w:rsid w:val="00EB38D7"/>
    <w:rsid w:val="00EB5D05"/>
    <w:rsid w:val="00EB6734"/>
    <w:rsid w:val="00EB67CC"/>
    <w:rsid w:val="00EB7368"/>
    <w:rsid w:val="00EB7912"/>
    <w:rsid w:val="00EC2BA3"/>
    <w:rsid w:val="00EC3E38"/>
    <w:rsid w:val="00EC49AB"/>
    <w:rsid w:val="00EC620E"/>
    <w:rsid w:val="00EC7E0E"/>
    <w:rsid w:val="00ED1E14"/>
    <w:rsid w:val="00ED2A78"/>
    <w:rsid w:val="00ED3317"/>
    <w:rsid w:val="00ED42BC"/>
    <w:rsid w:val="00ED4AA8"/>
    <w:rsid w:val="00ED4C14"/>
    <w:rsid w:val="00ED5F4F"/>
    <w:rsid w:val="00ED6BCC"/>
    <w:rsid w:val="00ED6C23"/>
    <w:rsid w:val="00ED7E09"/>
    <w:rsid w:val="00EE1C8B"/>
    <w:rsid w:val="00EE3C45"/>
    <w:rsid w:val="00EE4EBC"/>
    <w:rsid w:val="00EE6EBE"/>
    <w:rsid w:val="00EE6FFC"/>
    <w:rsid w:val="00EE75C9"/>
    <w:rsid w:val="00EE78AC"/>
    <w:rsid w:val="00EF10AC"/>
    <w:rsid w:val="00EF1F36"/>
    <w:rsid w:val="00EF23C2"/>
    <w:rsid w:val="00EF2D43"/>
    <w:rsid w:val="00EF46BC"/>
    <w:rsid w:val="00EF4701"/>
    <w:rsid w:val="00EF49C7"/>
    <w:rsid w:val="00EF564E"/>
    <w:rsid w:val="00EF6B62"/>
    <w:rsid w:val="00EF6E61"/>
    <w:rsid w:val="00EF75E3"/>
    <w:rsid w:val="00EF767A"/>
    <w:rsid w:val="00EF7B12"/>
    <w:rsid w:val="00F03057"/>
    <w:rsid w:val="00F0344A"/>
    <w:rsid w:val="00F03558"/>
    <w:rsid w:val="00F04F0A"/>
    <w:rsid w:val="00F10895"/>
    <w:rsid w:val="00F1101D"/>
    <w:rsid w:val="00F17CCE"/>
    <w:rsid w:val="00F20D34"/>
    <w:rsid w:val="00F22198"/>
    <w:rsid w:val="00F22F53"/>
    <w:rsid w:val="00F236FC"/>
    <w:rsid w:val="00F245CF"/>
    <w:rsid w:val="00F2691A"/>
    <w:rsid w:val="00F32750"/>
    <w:rsid w:val="00F32953"/>
    <w:rsid w:val="00F330C1"/>
    <w:rsid w:val="00F33D49"/>
    <w:rsid w:val="00F34487"/>
    <w:rsid w:val="00F3481E"/>
    <w:rsid w:val="00F3535A"/>
    <w:rsid w:val="00F3549F"/>
    <w:rsid w:val="00F35F11"/>
    <w:rsid w:val="00F36497"/>
    <w:rsid w:val="00F37DE6"/>
    <w:rsid w:val="00F40D68"/>
    <w:rsid w:val="00F41AF1"/>
    <w:rsid w:val="00F429B3"/>
    <w:rsid w:val="00F44501"/>
    <w:rsid w:val="00F46E1B"/>
    <w:rsid w:val="00F47682"/>
    <w:rsid w:val="00F47BC4"/>
    <w:rsid w:val="00F507B1"/>
    <w:rsid w:val="00F50DBE"/>
    <w:rsid w:val="00F5252F"/>
    <w:rsid w:val="00F5463C"/>
    <w:rsid w:val="00F55705"/>
    <w:rsid w:val="00F55827"/>
    <w:rsid w:val="00F55D57"/>
    <w:rsid w:val="00F577F6"/>
    <w:rsid w:val="00F62ADC"/>
    <w:rsid w:val="00F65266"/>
    <w:rsid w:val="00F6557E"/>
    <w:rsid w:val="00F65664"/>
    <w:rsid w:val="00F66F01"/>
    <w:rsid w:val="00F677A8"/>
    <w:rsid w:val="00F717D2"/>
    <w:rsid w:val="00F73189"/>
    <w:rsid w:val="00F73BBF"/>
    <w:rsid w:val="00F7432F"/>
    <w:rsid w:val="00F751E1"/>
    <w:rsid w:val="00F76AD3"/>
    <w:rsid w:val="00F81076"/>
    <w:rsid w:val="00F81448"/>
    <w:rsid w:val="00F81E28"/>
    <w:rsid w:val="00F861EF"/>
    <w:rsid w:val="00F862C5"/>
    <w:rsid w:val="00F90687"/>
    <w:rsid w:val="00F92B07"/>
    <w:rsid w:val="00F92CC6"/>
    <w:rsid w:val="00F932B6"/>
    <w:rsid w:val="00F9566F"/>
    <w:rsid w:val="00F96BFC"/>
    <w:rsid w:val="00F97037"/>
    <w:rsid w:val="00F9726D"/>
    <w:rsid w:val="00F97A6D"/>
    <w:rsid w:val="00F97D26"/>
    <w:rsid w:val="00FA0332"/>
    <w:rsid w:val="00FA0334"/>
    <w:rsid w:val="00FA042E"/>
    <w:rsid w:val="00FA05AC"/>
    <w:rsid w:val="00FA3BBD"/>
    <w:rsid w:val="00FA4E9C"/>
    <w:rsid w:val="00FA5E9A"/>
    <w:rsid w:val="00FA6677"/>
    <w:rsid w:val="00FA732C"/>
    <w:rsid w:val="00FB2142"/>
    <w:rsid w:val="00FB2C47"/>
    <w:rsid w:val="00FB5038"/>
    <w:rsid w:val="00FB5CC2"/>
    <w:rsid w:val="00FB7557"/>
    <w:rsid w:val="00FB7A2A"/>
    <w:rsid w:val="00FC0B7B"/>
    <w:rsid w:val="00FC3C4A"/>
    <w:rsid w:val="00FC4887"/>
    <w:rsid w:val="00FD03C9"/>
    <w:rsid w:val="00FD17A4"/>
    <w:rsid w:val="00FD2225"/>
    <w:rsid w:val="00FD2C47"/>
    <w:rsid w:val="00FD2DF6"/>
    <w:rsid w:val="00FD347F"/>
    <w:rsid w:val="00FD3A55"/>
    <w:rsid w:val="00FD4662"/>
    <w:rsid w:val="00FD5CCB"/>
    <w:rsid w:val="00FD5EAC"/>
    <w:rsid w:val="00FD6A5E"/>
    <w:rsid w:val="00FE195E"/>
    <w:rsid w:val="00FE30F5"/>
    <w:rsid w:val="00FE480A"/>
    <w:rsid w:val="00FE56B0"/>
    <w:rsid w:val="00FE5FB6"/>
    <w:rsid w:val="00FF0763"/>
    <w:rsid w:val="00FF1646"/>
    <w:rsid w:val="00FF1ECE"/>
    <w:rsid w:val="00FF2D28"/>
    <w:rsid w:val="00FF3262"/>
    <w:rsid w:val="00FF3C45"/>
    <w:rsid w:val="00FF3C68"/>
    <w:rsid w:val="00FF403C"/>
    <w:rsid w:val="00FF5142"/>
    <w:rsid w:val="00FF52C8"/>
    <w:rsid w:val="00FF62FD"/>
    <w:rsid w:val="0134145B"/>
    <w:rsid w:val="0168B500"/>
    <w:rsid w:val="019CF6E5"/>
    <w:rsid w:val="01ED9F7E"/>
    <w:rsid w:val="03510567"/>
    <w:rsid w:val="037724F3"/>
    <w:rsid w:val="03DA74E4"/>
    <w:rsid w:val="03F35714"/>
    <w:rsid w:val="040B1E20"/>
    <w:rsid w:val="040C58B2"/>
    <w:rsid w:val="047CCB27"/>
    <w:rsid w:val="048ECF1E"/>
    <w:rsid w:val="04915100"/>
    <w:rsid w:val="04B5BFA5"/>
    <w:rsid w:val="04F523DF"/>
    <w:rsid w:val="050570F7"/>
    <w:rsid w:val="054C877E"/>
    <w:rsid w:val="0550706E"/>
    <w:rsid w:val="057B9DC2"/>
    <w:rsid w:val="05F51869"/>
    <w:rsid w:val="06328E01"/>
    <w:rsid w:val="0674F6CC"/>
    <w:rsid w:val="0774AA7A"/>
    <w:rsid w:val="07D5162C"/>
    <w:rsid w:val="07DD50B1"/>
    <w:rsid w:val="07DF0118"/>
    <w:rsid w:val="07E6F9E6"/>
    <w:rsid w:val="07F33375"/>
    <w:rsid w:val="0866765A"/>
    <w:rsid w:val="08800636"/>
    <w:rsid w:val="088FFCD6"/>
    <w:rsid w:val="0899600C"/>
    <w:rsid w:val="08E2F0CA"/>
    <w:rsid w:val="096D4CA4"/>
    <w:rsid w:val="098CCF66"/>
    <w:rsid w:val="09D2F265"/>
    <w:rsid w:val="0A399E45"/>
    <w:rsid w:val="0A9A9E26"/>
    <w:rsid w:val="0AA3A955"/>
    <w:rsid w:val="0AAB182F"/>
    <w:rsid w:val="0B325FCE"/>
    <w:rsid w:val="0B5CB3D6"/>
    <w:rsid w:val="0B91B38E"/>
    <w:rsid w:val="0BD892B4"/>
    <w:rsid w:val="0CADD1B6"/>
    <w:rsid w:val="0CB4A7DD"/>
    <w:rsid w:val="0D1D3B60"/>
    <w:rsid w:val="0D5F12BA"/>
    <w:rsid w:val="0D661A22"/>
    <w:rsid w:val="0DAD3CA3"/>
    <w:rsid w:val="0DB7FAF1"/>
    <w:rsid w:val="0DDF1351"/>
    <w:rsid w:val="0E5AE0F5"/>
    <w:rsid w:val="0E73A84E"/>
    <w:rsid w:val="0E9F0B1A"/>
    <w:rsid w:val="0EC8A36F"/>
    <w:rsid w:val="0EC9F39C"/>
    <w:rsid w:val="0EF818EF"/>
    <w:rsid w:val="0F65E8AD"/>
    <w:rsid w:val="0FA3E415"/>
    <w:rsid w:val="0FA57FB0"/>
    <w:rsid w:val="0FF0ACED"/>
    <w:rsid w:val="1010A2F7"/>
    <w:rsid w:val="10219D7D"/>
    <w:rsid w:val="102AFB1D"/>
    <w:rsid w:val="10A62B90"/>
    <w:rsid w:val="10B6A50D"/>
    <w:rsid w:val="10B6FE17"/>
    <w:rsid w:val="1169F5EA"/>
    <w:rsid w:val="1184C52C"/>
    <w:rsid w:val="118930A5"/>
    <w:rsid w:val="11D9F543"/>
    <w:rsid w:val="121333DB"/>
    <w:rsid w:val="123B94D4"/>
    <w:rsid w:val="1292D978"/>
    <w:rsid w:val="12D8A539"/>
    <w:rsid w:val="1325DBF6"/>
    <w:rsid w:val="132890E9"/>
    <w:rsid w:val="136F8ADB"/>
    <w:rsid w:val="13A4DB55"/>
    <w:rsid w:val="13AFD529"/>
    <w:rsid w:val="13B559FD"/>
    <w:rsid w:val="1408B26C"/>
    <w:rsid w:val="143A3E90"/>
    <w:rsid w:val="1472891F"/>
    <w:rsid w:val="14E5C857"/>
    <w:rsid w:val="15CDBA87"/>
    <w:rsid w:val="15E11C59"/>
    <w:rsid w:val="15E423B8"/>
    <w:rsid w:val="162E6C5E"/>
    <w:rsid w:val="164ED403"/>
    <w:rsid w:val="16BC636A"/>
    <w:rsid w:val="16DAA296"/>
    <w:rsid w:val="17059A05"/>
    <w:rsid w:val="1723F30A"/>
    <w:rsid w:val="17457CE3"/>
    <w:rsid w:val="17525EEF"/>
    <w:rsid w:val="1796E771"/>
    <w:rsid w:val="17E06877"/>
    <w:rsid w:val="180A7D48"/>
    <w:rsid w:val="183E7F12"/>
    <w:rsid w:val="1869D6F5"/>
    <w:rsid w:val="19905B5C"/>
    <w:rsid w:val="19B5F884"/>
    <w:rsid w:val="19D7F23C"/>
    <w:rsid w:val="19F06AD3"/>
    <w:rsid w:val="1A2AD07B"/>
    <w:rsid w:val="1A32D50E"/>
    <w:rsid w:val="1A67269F"/>
    <w:rsid w:val="1B3E316D"/>
    <w:rsid w:val="1B6E99AF"/>
    <w:rsid w:val="1C20CA43"/>
    <w:rsid w:val="1C4F195D"/>
    <w:rsid w:val="1C57A4E3"/>
    <w:rsid w:val="1CA9316B"/>
    <w:rsid w:val="1CCA16DA"/>
    <w:rsid w:val="1CFE4A68"/>
    <w:rsid w:val="1D3902E0"/>
    <w:rsid w:val="1D4BEFAB"/>
    <w:rsid w:val="1D7652BE"/>
    <w:rsid w:val="1D89D80C"/>
    <w:rsid w:val="1DCFD873"/>
    <w:rsid w:val="1DFD91B6"/>
    <w:rsid w:val="1E4A9831"/>
    <w:rsid w:val="1E57447F"/>
    <w:rsid w:val="1E73B54D"/>
    <w:rsid w:val="1E73F3D9"/>
    <w:rsid w:val="1E851EC0"/>
    <w:rsid w:val="1E9B8EDB"/>
    <w:rsid w:val="1F0BF726"/>
    <w:rsid w:val="1F1E6BA4"/>
    <w:rsid w:val="1F28ABBC"/>
    <w:rsid w:val="1F474095"/>
    <w:rsid w:val="1F4E949F"/>
    <w:rsid w:val="1F783FBB"/>
    <w:rsid w:val="1F7AB248"/>
    <w:rsid w:val="1F8B4BFD"/>
    <w:rsid w:val="2035B3E1"/>
    <w:rsid w:val="203F2805"/>
    <w:rsid w:val="205C223B"/>
    <w:rsid w:val="20652EE7"/>
    <w:rsid w:val="208C2370"/>
    <w:rsid w:val="20F3F59E"/>
    <w:rsid w:val="21076DF8"/>
    <w:rsid w:val="21483A16"/>
    <w:rsid w:val="215875FB"/>
    <w:rsid w:val="217C7AC6"/>
    <w:rsid w:val="218465A6"/>
    <w:rsid w:val="21D03B50"/>
    <w:rsid w:val="2201B863"/>
    <w:rsid w:val="2234A6DE"/>
    <w:rsid w:val="2249885E"/>
    <w:rsid w:val="225B9CFE"/>
    <w:rsid w:val="22905E98"/>
    <w:rsid w:val="22E5581C"/>
    <w:rsid w:val="22FB5705"/>
    <w:rsid w:val="23B1522C"/>
    <w:rsid w:val="23C7C4E1"/>
    <w:rsid w:val="23C9E97E"/>
    <w:rsid w:val="23E562C7"/>
    <w:rsid w:val="2400D9E3"/>
    <w:rsid w:val="24B0A1AC"/>
    <w:rsid w:val="25B5B9DA"/>
    <w:rsid w:val="25D87EDB"/>
    <w:rsid w:val="260FA25E"/>
    <w:rsid w:val="2624E4E0"/>
    <w:rsid w:val="26823DF7"/>
    <w:rsid w:val="269C41F4"/>
    <w:rsid w:val="26C479AA"/>
    <w:rsid w:val="26C94921"/>
    <w:rsid w:val="26CFC961"/>
    <w:rsid w:val="26E35F56"/>
    <w:rsid w:val="2767BDF6"/>
    <w:rsid w:val="279C6759"/>
    <w:rsid w:val="286B2706"/>
    <w:rsid w:val="292007EC"/>
    <w:rsid w:val="292EDE8F"/>
    <w:rsid w:val="295C6962"/>
    <w:rsid w:val="29B88452"/>
    <w:rsid w:val="29DE604D"/>
    <w:rsid w:val="29E3DD75"/>
    <w:rsid w:val="2AAA9C8E"/>
    <w:rsid w:val="2AB0B526"/>
    <w:rsid w:val="2AC5E3B3"/>
    <w:rsid w:val="2AF703C8"/>
    <w:rsid w:val="2B22FDFD"/>
    <w:rsid w:val="2B7FBC3C"/>
    <w:rsid w:val="2B994E1D"/>
    <w:rsid w:val="2BA3DFBA"/>
    <w:rsid w:val="2BE45038"/>
    <w:rsid w:val="2C0731EE"/>
    <w:rsid w:val="2C886A57"/>
    <w:rsid w:val="2CAF1952"/>
    <w:rsid w:val="2CC3CC4F"/>
    <w:rsid w:val="2CEBD955"/>
    <w:rsid w:val="2CF7E933"/>
    <w:rsid w:val="2CFF6DBF"/>
    <w:rsid w:val="2D237EDA"/>
    <w:rsid w:val="2D25E96F"/>
    <w:rsid w:val="2D993F3C"/>
    <w:rsid w:val="2D9A5F44"/>
    <w:rsid w:val="2DB7C47F"/>
    <w:rsid w:val="2E32F780"/>
    <w:rsid w:val="2E551D62"/>
    <w:rsid w:val="2E64B93A"/>
    <w:rsid w:val="2E9B6F07"/>
    <w:rsid w:val="2F1C6084"/>
    <w:rsid w:val="2F30ECA1"/>
    <w:rsid w:val="2F6B9EA9"/>
    <w:rsid w:val="2F82C64B"/>
    <w:rsid w:val="2F913AF3"/>
    <w:rsid w:val="2FA9D9E6"/>
    <w:rsid w:val="2FF40940"/>
    <w:rsid w:val="300D4361"/>
    <w:rsid w:val="301478FE"/>
    <w:rsid w:val="304A8B5D"/>
    <w:rsid w:val="307CB2BA"/>
    <w:rsid w:val="30A921CB"/>
    <w:rsid w:val="30B508A8"/>
    <w:rsid w:val="30D3B741"/>
    <w:rsid w:val="31093DCA"/>
    <w:rsid w:val="31B6755E"/>
    <w:rsid w:val="31BD5BF8"/>
    <w:rsid w:val="31F6B37A"/>
    <w:rsid w:val="31FC69AF"/>
    <w:rsid w:val="325DF927"/>
    <w:rsid w:val="326E03E2"/>
    <w:rsid w:val="32AE94A6"/>
    <w:rsid w:val="32CF7D3A"/>
    <w:rsid w:val="32FF6F24"/>
    <w:rsid w:val="330150EC"/>
    <w:rsid w:val="33352114"/>
    <w:rsid w:val="3340F44A"/>
    <w:rsid w:val="335B54DA"/>
    <w:rsid w:val="340981CF"/>
    <w:rsid w:val="3414F201"/>
    <w:rsid w:val="34A1F7CF"/>
    <w:rsid w:val="34E7824F"/>
    <w:rsid w:val="34EBE287"/>
    <w:rsid w:val="35697860"/>
    <w:rsid w:val="35A067A9"/>
    <w:rsid w:val="35EA16EE"/>
    <w:rsid w:val="362C6C0B"/>
    <w:rsid w:val="3641F545"/>
    <w:rsid w:val="364768FF"/>
    <w:rsid w:val="369CEABE"/>
    <w:rsid w:val="371178CF"/>
    <w:rsid w:val="375D56B2"/>
    <w:rsid w:val="376882D2"/>
    <w:rsid w:val="3777EBE0"/>
    <w:rsid w:val="37DFD482"/>
    <w:rsid w:val="37EA4900"/>
    <w:rsid w:val="37FE0B5C"/>
    <w:rsid w:val="37FFBAB0"/>
    <w:rsid w:val="38038AD9"/>
    <w:rsid w:val="38D59A6E"/>
    <w:rsid w:val="39141772"/>
    <w:rsid w:val="393167C5"/>
    <w:rsid w:val="394E93B7"/>
    <w:rsid w:val="397B1267"/>
    <w:rsid w:val="398263D8"/>
    <w:rsid w:val="398A09C7"/>
    <w:rsid w:val="39F135D8"/>
    <w:rsid w:val="3A21DC21"/>
    <w:rsid w:val="3A554A97"/>
    <w:rsid w:val="3A65728E"/>
    <w:rsid w:val="3A7CA49F"/>
    <w:rsid w:val="3AA1F688"/>
    <w:rsid w:val="3AACA041"/>
    <w:rsid w:val="3AD15E1F"/>
    <w:rsid w:val="3B26DF02"/>
    <w:rsid w:val="3BC2557F"/>
    <w:rsid w:val="3BEF6E2F"/>
    <w:rsid w:val="3C1E7F56"/>
    <w:rsid w:val="3C6B7FEB"/>
    <w:rsid w:val="3D5B243B"/>
    <w:rsid w:val="3D670346"/>
    <w:rsid w:val="3D67F3DB"/>
    <w:rsid w:val="3D98F169"/>
    <w:rsid w:val="3D98F755"/>
    <w:rsid w:val="3DD06148"/>
    <w:rsid w:val="3E616E73"/>
    <w:rsid w:val="3E941198"/>
    <w:rsid w:val="3EB9D012"/>
    <w:rsid w:val="3EF0D271"/>
    <w:rsid w:val="3F3EF477"/>
    <w:rsid w:val="3FA35A02"/>
    <w:rsid w:val="3FAF5447"/>
    <w:rsid w:val="3FC44D6F"/>
    <w:rsid w:val="3FDD109F"/>
    <w:rsid w:val="3FE8797D"/>
    <w:rsid w:val="3FFDE671"/>
    <w:rsid w:val="406FA6D9"/>
    <w:rsid w:val="407D6BBB"/>
    <w:rsid w:val="407FB2A9"/>
    <w:rsid w:val="40859778"/>
    <w:rsid w:val="409749F8"/>
    <w:rsid w:val="40A9B369"/>
    <w:rsid w:val="40C51A7C"/>
    <w:rsid w:val="40D0B64A"/>
    <w:rsid w:val="40D2793D"/>
    <w:rsid w:val="40E4F476"/>
    <w:rsid w:val="41482140"/>
    <w:rsid w:val="419FD0F4"/>
    <w:rsid w:val="41CE37F9"/>
    <w:rsid w:val="41DEC610"/>
    <w:rsid w:val="42383A93"/>
    <w:rsid w:val="43105A5B"/>
    <w:rsid w:val="433C1FB6"/>
    <w:rsid w:val="4355C435"/>
    <w:rsid w:val="436B4DE3"/>
    <w:rsid w:val="43A46401"/>
    <w:rsid w:val="43F0E357"/>
    <w:rsid w:val="445E180D"/>
    <w:rsid w:val="447C2DD6"/>
    <w:rsid w:val="44D3E517"/>
    <w:rsid w:val="4587AA41"/>
    <w:rsid w:val="45A30CEB"/>
    <w:rsid w:val="45ADE699"/>
    <w:rsid w:val="45D70CEA"/>
    <w:rsid w:val="45F6B3B1"/>
    <w:rsid w:val="46541CC4"/>
    <w:rsid w:val="46633F8B"/>
    <w:rsid w:val="46773F9B"/>
    <w:rsid w:val="468342D7"/>
    <w:rsid w:val="468A159B"/>
    <w:rsid w:val="46E18641"/>
    <w:rsid w:val="473D1B2A"/>
    <w:rsid w:val="473D257A"/>
    <w:rsid w:val="474C5D03"/>
    <w:rsid w:val="476737EA"/>
    <w:rsid w:val="477F6DDA"/>
    <w:rsid w:val="4794EA61"/>
    <w:rsid w:val="47BA6DF3"/>
    <w:rsid w:val="47D5A0DA"/>
    <w:rsid w:val="47E926BD"/>
    <w:rsid w:val="47EF1EE0"/>
    <w:rsid w:val="480E83D5"/>
    <w:rsid w:val="48795191"/>
    <w:rsid w:val="487E5D51"/>
    <w:rsid w:val="48943EFC"/>
    <w:rsid w:val="489B77F5"/>
    <w:rsid w:val="489F157F"/>
    <w:rsid w:val="48C44774"/>
    <w:rsid w:val="48CF29D0"/>
    <w:rsid w:val="48D103D6"/>
    <w:rsid w:val="49548569"/>
    <w:rsid w:val="496170F5"/>
    <w:rsid w:val="497E3B16"/>
    <w:rsid w:val="49981325"/>
    <w:rsid w:val="49B7B241"/>
    <w:rsid w:val="4A098127"/>
    <w:rsid w:val="4A8294CE"/>
    <w:rsid w:val="4B1E7D7A"/>
    <w:rsid w:val="4BD58C0F"/>
    <w:rsid w:val="4C048DE3"/>
    <w:rsid w:val="4C8A39FD"/>
    <w:rsid w:val="4CF2FF3C"/>
    <w:rsid w:val="4D1FC134"/>
    <w:rsid w:val="4D646B1A"/>
    <w:rsid w:val="4D6A1838"/>
    <w:rsid w:val="4D759865"/>
    <w:rsid w:val="4DA100B4"/>
    <w:rsid w:val="4DB6081A"/>
    <w:rsid w:val="4DE0D960"/>
    <w:rsid w:val="4DE41BA6"/>
    <w:rsid w:val="4E3704C1"/>
    <w:rsid w:val="4E3DD960"/>
    <w:rsid w:val="4E615A65"/>
    <w:rsid w:val="4E90364E"/>
    <w:rsid w:val="4F1328B2"/>
    <w:rsid w:val="4F2DC55A"/>
    <w:rsid w:val="4F59E6DA"/>
    <w:rsid w:val="4F6117A2"/>
    <w:rsid w:val="4F725D4A"/>
    <w:rsid w:val="4F919221"/>
    <w:rsid w:val="4F9F1C7A"/>
    <w:rsid w:val="500423C8"/>
    <w:rsid w:val="506DA9D8"/>
    <w:rsid w:val="50D6D20E"/>
    <w:rsid w:val="50EA4405"/>
    <w:rsid w:val="50F3F1DF"/>
    <w:rsid w:val="5127C452"/>
    <w:rsid w:val="514A9DA0"/>
    <w:rsid w:val="517DF3DF"/>
    <w:rsid w:val="51918278"/>
    <w:rsid w:val="51953808"/>
    <w:rsid w:val="51B0A602"/>
    <w:rsid w:val="51E26748"/>
    <w:rsid w:val="51E3949E"/>
    <w:rsid w:val="524A4FCC"/>
    <w:rsid w:val="5257A8CA"/>
    <w:rsid w:val="5258DA65"/>
    <w:rsid w:val="52D73967"/>
    <w:rsid w:val="52EC2784"/>
    <w:rsid w:val="534272A8"/>
    <w:rsid w:val="538B6477"/>
    <w:rsid w:val="5397D429"/>
    <w:rsid w:val="5419D200"/>
    <w:rsid w:val="541B684E"/>
    <w:rsid w:val="545E9A9F"/>
    <w:rsid w:val="54B2727A"/>
    <w:rsid w:val="54D3F79D"/>
    <w:rsid w:val="551E4269"/>
    <w:rsid w:val="55237677"/>
    <w:rsid w:val="5578A978"/>
    <w:rsid w:val="55F396C4"/>
    <w:rsid w:val="55FD5253"/>
    <w:rsid w:val="564361B0"/>
    <w:rsid w:val="56FF6749"/>
    <w:rsid w:val="57346321"/>
    <w:rsid w:val="5757357C"/>
    <w:rsid w:val="57C169EF"/>
    <w:rsid w:val="57CDDD9F"/>
    <w:rsid w:val="5807C3DA"/>
    <w:rsid w:val="58425618"/>
    <w:rsid w:val="586BDC0F"/>
    <w:rsid w:val="58930BFE"/>
    <w:rsid w:val="58A7FF4E"/>
    <w:rsid w:val="58CA8ACE"/>
    <w:rsid w:val="58E54823"/>
    <w:rsid w:val="58F30C50"/>
    <w:rsid w:val="5904D1BC"/>
    <w:rsid w:val="5939D281"/>
    <w:rsid w:val="5952CFB2"/>
    <w:rsid w:val="59710EC2"/>
    <w:rsid w:val="5992E942"/>
    <w:rsid w:val="59B467C5"/>
    <w:rsid w:val="5A1DE92E"/>
    <w:rsid w:val="5A312D2B"/>
    <w:rsid w:val="5A4CCA69"/>
    <w:rsid w:val="5A61ED2A"/>
    <w:rsid w:val="5A775961"/>
    <w:rsid w:val="5A9F88A4"/>
    <w:rsid w:val="5AA4E361"/>
    <w:rsid w:val="5AF05E5B"/>
    <w:rsid w:val="5B3C1676"/>
    <w:rsid w:val="5B862033"/>
    <w:rsid w:val="5B9447BD"/>
    <w:rsid w:val="5BF66799"/>
    <w:rsid w:val="5C0E21EE"/>
    <w:rsid w:val="5CBF6E4F"/>
    <w:rsid w:val="5CE065FD"/>
    <w:rsid w:val="5CE8E106"/>
    <w:rsid w:val="5D76ED46"/>
    <w:rsid w:val="5D8E2B22"/>
    <w:rsid w:val="5D93A5E7"/>
    <w:rsid w:val="5D98B454"/>
    <w:rsid w:val="5D9A3DB3"/>
    <w:rsid w:val="5DFF98A4"/>
    <w:rsid w:val="5E3E2390"/>
    <w:rsid w:val="5E8A5E94"/>
    <w:rsid w:val="5F02C83D"/>
    <w:rsid w:val="5F08768D"/>
    <w:rsid w:val="5F1C0577"/>
    <w:rsid w:val="5F876421"/>
    <w:rsid w:val="5F88D004"/>
    <w:rsid w:val="5FFEF4B0"/>
    <w:rsid w:val="60127608"/>
    <w:rsid w:val="60509EF6"/>
    <w:rsid w:val="60948D5E"/>
    <w:rsid w:val="60A6E095"/>
    <w:rsid w:val="6167B8D5"/>
    <w:rsid w:val="619217C5"/>
    <w:rsid w:val="61928BF1"/>
    <w:rsid w:val="61A5DD12"/>
    <w:rsid w:val="625A5456"/>
    <w:rsid w:val="6282E163"/>
    <w:rsid w:val="63069556"/>
    <w:rsid w:val="63963126"/>
    <w:rsid w:val="63BE7556"/>
    <w:rsid w:val="63C0B0A3"/>
    <w:rsid w:val="63C1178C"/>
    <w:rsid w:val="63F57182"/>
    <w:rsid w:val="647FCAA0"/>
    <w:rsid w:val="64F304F7"/>
    <w:rsid w:val="65155ED3"/>
    <w:rsid w:val="653981C9"/>
    <w:rsid w:val="658776A4"/>
    <w:rsid w:val="65EE6373"/>
    <w:rsid w:val="663D111D"/>
    <w:rsid w:val="669290BB"/>
    <w:rsid w:val="66CFAF27"/>
    <w:rsid w:val="66EA782E"/>
    <w:rsid w:val="66EBFDC0"/>
    <w:rsid w:val="66FAD074"/>
    <w:rsid w:val="673AE6A9"/>
    <w:rsid w:val="675F20EE"/>
    <w:rsid w:val="6777C31D"/>
    <w:rsid w:val="67EA2973"/>
    <w:rsid w:val="6879B659"/>
    <w:rsid w:val="6898A32B"/>
    <w:rsid w:val="68C6979B"/>
    <w:rsid w:val="68EDBDAA"/>
    <w:rsid w:val="6958794E"/>
    <w:rsid w:val="69642655"/>
    <w:rsid w:val="6971F4D1"/>
    <w:rsid w:val="699717EA"/>
    <w:rsid w:val="69A9E8C2"/>
    <w:rsid w:val="69B3E20E"/>
    <w:rsid w:val="69E16765"/>
    <w:rsid w:val="69F9FD5E"/>
    <w:rsid w:val="6A5B24E6"/>
    <w:rsid w:val="6A76D86E"/>
    <w:rsid w:val="6AD80C57"/>
    <w:rsid w:val="6B2BE952"/>
    <w:rsid w:val="6B710B60"/>
    <w:rsid w:val="6B9D3D18"/>
    <w:rsid w:val="6BDB682C"/>
    <w:rsid w:val="6BE61161"/>
    <w:rsid w:val="6BED8BCE"/>
    <w:rsid w:val="6C255781"/>
    <w:rsid w:val="6C3F58A2"/>
    <w:rsid w:val="6CC6E43B"/>
    <w:rsid w:val="6DE09D03"/>
    <w:rsid w:val="6DE75F8F"/>
    <w:rsid w:val="6E2F1983"/>
    <w:rsid w:val="6E4A95A6"/>
    <w:rsid w:val="6E772DE6"/>
    <w:rsid w:val="6EB00728"/>
    <w:rsid w:val="6EDFB776"/>
    <w:rsid w:val="6EE9CD27"/>
    <w:rsid w:val="6EFE63CD"/>
    <w:rsid w:val="6F22D872"/>
    <w:rsid w:val="6F4C8BD3"/>
    <w:rsid w:val="6F83B7D9"/>
    <w:rsid w:val="6FB91998"/>
    <w:rsid w:val="6FBA7220"/>
    <w:rsid w:val="701790C5"/>
    <w:rsid w:val="70198A90"/>
    <w:rsid w:val="70ACE9E3"/>
    <w:rsid w:val="70BB07D4"/>
    <w:rsid w:val="70F0CA90"/>
    <w:rsid w:val="71245B93"/>
    <w:rsid w:val="712AB205"/>
    <w:rsid w:val="717C1068"/>
    <w:rsid w:val="71813490"/>
    <w:rsid w:val="71D36D4A"/>
    <w:rsid w:val="72902B1B"/>
    <w:rsid w:val="72EAABE8"/>
    <w:rsid w:val="73031D61"/>
    <w:rsid w:val="730B9AB0"/>
    <w:rsid w:val="732F2804"/>
    <w:rsid w:val="73320E38"/>
    <w:rsid w:val="733AA138"/>
    <w:rsid w:val="73CF4F9D"/>
    <w:rsid w:val="73E3A4A8"/>
    <w:rsid w:val="73E5F0A4"/>
    <w:rsid w:val="7420B50F"/>
    <w:rsid w:val="74289274"/>
    <w:rsid w:val="748773A7"/>
    <w:rsid w:val="7499BDBE"/>
    <w:rsid w:val="74EC6BD7"/>
    <w:rsid w:val="7525FD2F"/>
    <w:rsid w:val="753A6649"/>
    <w:rsid w:val="75454B77"/>
    <w:rsid w:val="754B5DB4"/>
    <w:rsid w:val="75B9C91E"/>
    <w:rsid w:val="7618D40F"/>
    <w:rsid w:val="76229B7D"/>
    <w:rsid w:val="76623A89"/>
    <w:rsid w:val="767E464E"/>
    <w:rsid w:val="76D58FA7"/>
    <w:rsid w:val="76E0405B"/>
    <w:rsid w:val="774E222F"/>
    <w:rsid w:val="7779237D"/>
    <w:rsid w:val="7803304C"/>
    <w:rsid w:val="786503CE"/>
    <w:rsid w:val="786F3919"/>
    <w:rsid w:val="788577A3"/>
    <w:rsid w:val="78A19A89"/>
    <w:rsid w:val="78B76EC5"/>
    <w:rsid w:val="78D551F4"/>
    <w:rsid w:val="79E2195E"/>
    <w:rsid w:val="7A105B0A"/>
    <w:rsid w:val="7A66F961"/>
    <w:rsid w:val="7A6E3873"/>
    <w:rsid w:val="7A7C4396"/>
    <w:rsid w:val="7A9E6A55"/>
    <w:rsid w:val="7B342834"/>
    <w:rsid w:val="7B4B1C23"/>
    <w:rsid w:val="7BC83563"/>
    <w:rsid w:val="7BE284DE"/>
    <w:rsid w:val="7BEB14A1"/>
    <w:rsid w:val="7BEC9783"/>
    <w:rsid w:val="7BF75ED9"/>
    <w:rsid w:val="7C367E85"/>
    <w:rsid w:val="7C392064"/>
    <w:rsid w:val="7C797E30"/>
    <w:rsid w:val="7CA771B3"/>
    <w:rsid w:val="7CC3994C"/>
    <w:rsid w:val="7CDB3B4E"/>
    <w:rsid w:val="7CDFF465"/>
    <w:rsid w:val="7D2F9679"/>
    <w:rsid w:val="7DD7C494"/>
    <w:rsid w:val="7DFE70B0"/>
    <w:rsid w:val="7E3DC5B5"/>
    <w:rsid w:val="7E815346"/>
    <w:rsid w:val="7E8BD2D5"/>
    <w:rsid w:val="7EE004E1"/>
    <w:rsid w:val="7EEDEE49"/>
    <w:rsid w:val="7F22134C"/>
    <w:rsid w:val="7F62F607"/>
    <w:rsid w:val="7F83E490"/>
    <w:rsid w:val="7FAE22C0"/>
    <w:rsid w:val="7FCC3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BC3C8E0"/>
  <w15:chartTrackingRefBased/>
  <w15:docId w15:val="{3AC45287-FA53-450E-B291-0647A6746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style>
  <w:style w:type="paragraph" w:styleId="Cmsor1">
    <w:name w:val="heading 1"/>
    <w:basedOn w:val="Norml"/>
    <w:next w:val="Norml"/>
    <w:link w:val="Cmsor1Char"/>
    <w:uiPriority w:val="9"/>
    <w:qFormat/>
    <w:pPr>
      <w:keepNext/>
      <w:numPr>
        <w:numId w:val="1"/>
      </w:numPr>
      <w:spacing w:before="240" w:after="80"/>
      <w:jc w:val="center"/>
      <w:outlineLvl w:val="0"/>
    </w:pPr>
    <w:rPr>
      <w:smallCaps/>
      <w:kern w:val="28"/>
    </w:rPr>
  </w:style>
  <w:style w:type="paragraph" w:styleId="Cmsor2">
    <w:name w:val="heading 2"/>
    <w:basedOn w:val="Norml"/>
    <w:next w:val="Norml"/>
    <w:link w:val="Cmsor2Char"/>
    <w:uiPriority w:val="9"/>
    <w:qFormat/>
    <w:pPr>
      <w:keepNext/>
      <w:numPr>
        <w:ilvl w:val="1"/>
        <w:numId w:val="1"/>
      </w:numPr>
      <w:spacing w:before="120" w:after="60"/>
      <w:outlineLvl w:val="1"/>
    </w:pPr>
    <w:rPr>
      <w:i/>
      <w:iCs/>
    </w:rPr>
  </w:style>
  <w:style w:type="paragraph" w:styleId="Cmsor3">
    <w:name w:val="heading 3"/>
    <w:basedOn w:val="Norml"/>
    <w:next w:val="Norml"/>
    <w:uiPriority w:val="9"/>
    <w:qFormat/>
    <w:pPr>
      <w:keepNext/>
      <w:numPr>
        <w:ilvl w:val="2"/>
        <w:numId w:val="1"/>
      </w:numPr>
      <w:ind w:left="2160" w:hanging="180"/>
      <w:outlineLvl w:val="2"/>
    </w:pPr>
    <w:rPr>
      <w:i/>
      <w:iCs/>
    </w:rPr>
  </w:style>
  <w:style w:type="paragraph" w:styleId="Cmsor4">
    <w:name w:val="heading 4"/>
    <w:basedOn w:val="Norml"/>
    <w:next w:val="Norml"/>
    <w:uiPriority w:val="9"/>
    <w:qFormat/>
    <w:pPr>
      <w:keepNext/>
      <w:numPr>
        <w:ilvl w:val="3"/>
        <w:numId w:val="1"/>
      </w:numPr>
      <w:spacing w:before="240" w:after="60"/>
      <w:ind w:left="2880" w:hanging="360"/>
      <w:outlineLvl w:val="3"/>
    </w:pPr>
    <w:rPr>
      <w:i/>
      <w:iCs/>
      <w:sz w:val="18"/>
      <w:szCs w:val="18"/>
    </w:rPr>
  </w:style>
  <w:style w:type="paragraph" w:styleId="Cmsor5">
    <w:name w:val="heading 5"/>
    <w:basedOn w:val="Norml"/>
    <w:next w:val="Norml"/>
    <w:uiPriority w:val="9"/>
    <w:qFormat/>
    <w:pPr>
      <w:numPr>
        <w:ilvl w:val="4"/>
        <w:numId w:val="1"/>
      </w:numPr>
      <w:spacing w:before="240" w:after="60"/>
      <w:ind w:left="3600" w:hanging="360"/>
      <w:outlineLvl w:val="4"/>
    </w:pPr>
    <w:rPr>
      <w:sz w:val="18"/>
      <w:szCs w:val="18"/>
    </w:rPr>
  </w:style>
  <w:style w:type="paragraph" w:styleId="Cmsor6">
    <w:name w:val="heading 6"/>
    <w:basedOn w:val="Norml"/>
    <w:next w:val="Norml"/>
    <w:uiPriority w:val="9"/>
    <w:qFormat/>
    <w:pPr>
      <w:numPr>
        <w:ilvl w:val="5"/>
        <w:numId w:val="1"/>
      </w:numPr>
      <w:spacing w:before="240" w:after="60"/>
      <w:ind w:left="4320" w:hanging="180"/>
      <w:outlineLvl w:val="5"/>
    </w:pPr>
    <w:rPr>
      <w:i/>
      <w:iCs/>
      <w:sz w:val="16"/>
      <w:szCs w:val="16"/>
    </w:rPr>
  </w:style>
  <w:style w:type="paragraph" w:styleId="Cmsor7">
    <w:name w:val="heading 7"/>
    <w:basedOn w:val="Norml"/>
    <w:next w:val="Norml"/>
    <w:uiPriority w:val="9"/>
    <w:qFormat/>
    <w:pPr>
      <w:numPr>
        <w:ilvl w:val="6"/>
        <w:numId w:val="1"/>
      </w:numPr>
      <w:spacing w:before="240" w:after="60"/>
      <w:ind w:left="5040" w:hanging="360"/>
      <w:outlineLvl w:val="6"/>
    </w:pPr>
    <w:rPr>
      <w:sz w:val="16"/>
      <w:szCs w:val="16"/>
    </w:rPr>
  </w:style>
  <w:style w:type="paragraph" w:styleId="Cmsor8">
    <w:name w:val="heading 8"/>
    <w:basedOn w:val="Norml"/>
    <w:next w:val="Norml"/>
    <w:uiPriority w:val="9"/>
    <w:qFormat/>
    <w:pPr>
      <w:numPr>
        <w:ilvl w:val="7"/>
        <w:numId w:val="1"/>
      </w:numPr>
      <w:spacing w:before="240" w:after="60"/>
      <w:ind w:left="5760" w:hanging="360"/>
      <w:outlineLvl w:val="7"/>
    </w:pPr>
    <w:rPr>
      <w:i/>
      <w:iCs/>
      <w:sz w:val="16"/>
      <w:szCs w:val="16"/>
    </w:rPr>
  </w:style>
  <w:style w:type="paragraph" w:styleId="Cmsor9">
    <w:name w:val="heading 9"/>
    <w:basedOn w:val="Norml"/>
    <w:next w:val="Norml"/>
    <w:uiPriority w:val="9"/>
    <w:qFormat/>
    <w:pPr>
      <w:numPr>
        <w:ilvl w:val="8"/>
        <w:numId w:val="1"/>
      </w:numPr>
      <w:spacing w:before="240" w:after="60"/>
      <w:ind w:left="6480" w:hanging="180"/>
      <w:outlineLvl w:val="8"/>
    </w:pPr>
    <w:rPr>
      <w:sz w:val="16"/>
      <w:szCs w:val="1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bstract">
    <w:name w:val="Abstract"/>
    <w:basedOn w:val="Norml"/>
    <w:next w:val="Norml"/>
    <w:pPr>
      <w:spacing w:before="20"/>
      <w:ind w:firstLine="202"/>
      <w:jc w:val="both"/>
    </w:pPr>
    <w:rPr>
      <w:b/>
      <w:bCs/>
      <w:sz w:val="18"/>
      <w:szCs w:val="18"/>
    </w:rPr>
  </w:style>
  <w:style w:type="paragraph" w:customStyle="1" w:styleId="Authors">
    <w:name w:val="Authors"/>
    <w:basedOn w:val="Norml"/>
    <w:next w:val="Norm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Cm">
    <w:name w:val="Title"/>
    <w:basedOn w:val="Norml"/>
    <w:next w:val="Norml"/>
    <w:qFormat/>
    <w:pPr>
      <w:framePr w:w="9360" w:hSpace="187" w:vSpace="187" w:wrap="notBeside" w:vAnchor="text" w:hAnchor="page" w:xAlign="center" w:y="1"/>
      <w:jc w:val="center"/>
    </w:pPr>
    <w:rPr>
      <w:kern w:val="28"/>
      <w:sz w:val="48"/>
      <w:szCs w:val="48"/>
    </w:rPr>
  </w:style>
  <w:style w:type="paragraph" w:styleId="Lbjegyzetszveg">
    <w:name w:val="footnote text"/>
    <w:basedOn w:val="Norml"/>
    <w:link w:val="LbjegyzetszvegChar"/>
    <w:semiHidden/>
    <w:pPr>
      <w:ind w:firstLine="202"/>
      <w:jc w:val="both"/>
    </w:pPr>
    <w:rPr>
      <w:sz w:val="16"/>
      <w:szCs w:val="16"/>
    </w:rPr>
  </w:style>
  <w:style w:type="paragraph" w:customStyle="1" w:styleId="References">
    <w:name w:val="References"/>
    <w:basedOn w:val="Norml"/>
    <w:pPr>
      <w:numPr>
        <w:numId w:val="2"/>
      </w:numPr>
      <w:jc w:val="both"/>
    </w:pPr>
    <w:rPr>
      <w:sz w:val="16"/>
      <w:szCs w:val="16"/>
    </w:rPr>
  </w:style>
  <w:style w:type="paragraph" w:customStyle="1" w:styleId="IndexTerms">
    <w:name w:val="IndexTerms"/>
    <w:basedOn w:val="Norml"/>
    <w:next w:val="Norml"/>
    <w:pPr>
      <w:ind w:firstLine="202"/>
      <w:jc w:val="both"/>
    </w:pPr>
    <w:rPr>
      <w:b/>
      <w:bCs/>
      <w:sz w:val="18"/>
      <w:szCs w:val="18"/>
    </w:rPr>
  </w:style>
  <w:style w:type="character" w:styleId="Lbjegyzet-hivatkozs">
    <w:name w:val="footnote reference"/>
    <w:semiHidden/>
    <w:rPr>
      <w:vertAlign w:val="superscript"/>
    </w:rPr>
  </w:style>
  <w:style w:type="paragraph" w:styleId="llb">
    <w:name w:val="footer"/>
    <w:basedOn w:val="Norml"/>
    <w:link w:val="llbChar"/>
    <w:uiPriority w:val="99"/>
    <w:pPr>
      <w:tabs>
        <w:tab w:val="center" w:pos="4320"/>
        <w:tab w:val="right" w:pos="8640"/>
      </w:tabs>
    </w:pPr>
  </w:style>
  <w:style w:type="paragraph" w:customStyle="1" w:styleId="Text">
    <w:name w:val="Text"/>
    <w:basedOn w:val="Norml"/>
    <w:link w:val="TextChar"/>
    <w:pPr>
      <w:widowControl w:val="0"/>
      <w:spacing w:line="252" w:lineRule="auto"/>
      <w:ind w:firstLine="202"/>
      <w:jc w:val="both"/>
    </w:pPr>
  </w:style>
  <w:style w:type="paragraph" w:customStyle="1" w:styleId="FigureCaption">
    <w:name w:val="Figure Caption"/>
    <w:basedOn w:val="Norml"/>
    <w:pPr>
      <w:jc w:val="both"/>
    </w:pPr>
    <w:rPr>
      <w:sz w:val="16"/>
      <w:szCs w:val="16"/>
    </w:rPr>
  </w:style>
  <w:style w:type="paragraph" w:customStyle="1" w:styleId="TableTitle">
    <w:name w:val="Table Title"/>
    <w:basedOn w:val="Norml"/>
    <w:pPr>
      <w:jc w:val="center"/>
    </w:pPr>
    <w:rPr>
      <w:smallCaps/>
      <w:sz w:val="16"/>
      <w:szCs w:val="16"/>
    </w:rPr>
  </w:style>
  <w:style w:type="paragraph" w:customStyle="1" w:styleId="ReferenceHead">
    <w:name w:val="Reference Head"/>
    <w:basedOn w:val="Cmsor1"/>
    <w:link w:val="ReferenceHeadChar"/>
    <w:pPr>
      <w:numPr>
        <w:numId w:val="0"/>
      </w:numPr>
    </w:pPr>
  </w:style>
  <w:style w:type="paragraph" w:styleId="lfej">
    <w:name w:val="header"/>
    <w:basedOn w:val="Norml"/>
    <w:pPr>
      <w:tabs>
        <w:tab w:val="center" w:pos="4320"/>
        <w:tab w:val="right" w:pos="8640"/>
      </w:tabs>
    </w:pPr>
  </w:style>
  <w:style w:type="paragraph" w:customStyle="1" w:styleId="Equation">
    <w:name w:val="Equation"/>
    <w:basedOn w:val="Norml"/>
    <w:next w:val="Norml"/>
    <w:pPr>
      <w:widowControl w:val="0"/>
      <w:tabs>
        <w:tab w:val="right" w:pos="5040"/>
      </w:tabs>
      <w:spacing w:line="252" w:lineRule="auto"/>
      <w:jc w:val="both"/>
    </w:pPr>
  </w:style>
  <w:style w:type="character" w:styleId="Hiperhivatkozs">
    <w:name w:val="Hyperlink"/>
    <w:rPr>
      <w:color w:val="0000FF"/>
      <w:u w:val="single"/>
    </w:rPr>
  </w:style>
  <w:style w:type="character" w:styleId="Mrltotthiperhivatkozs">
    <w:name w:val="FollowedHyperlink"/>
    <w:rPr>
      <w:color w:val="800080"/>
      <w:u w:val="single"/>
    </w:rPr>
  </w:style>
  <w:style w:type="paragraph" w:styleId="Szvegtrzsbehzssal">
    <w:name w:val="Body Text Indent"/>
    <w:basedOn w:val="Norml"/>
    <w:link w:val="SzvegtrzsbehzssalChar"/>
    <w:pPr>
      <w:ind w:left="630" w:hanging="630"/>
    </w:pPr>
    <w:rPr>
      <w:szCs w:val="24"/>
    </w:rPr>
  </w:style>
  <w:style w:type="paragraph" w:styleId="Dokumentumtrkp">
    <w:name w:val="Document Map"/>
    <w:basedOn w:val="Norml"/>
    <w:semiHidden/>
    <w:rsid w:val="00DC5FC7"/>
    <w:pPr>
      <w:shd w:val="clear" w:color="auto" w:fill="000080"/>
    </w:pPr>
    <w:rPr>
      <w:rFonts w:ascii="Tahoma" w:hAnsi="Tahoma" w:cs="Tahoma"/>
    </w:rPr>
  </w:style>
  <w:style w:type="paragraph" w:customStyle="1" w:styleId="Pa0">
    <w:name w:val="Pa0"/>
    <w:basedOn w:val="Norml"/>
    <w:next w:val="Norm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uborkszveg">
    <w:name w:val="Balloon Text"/>
    <w:basedOn w:val="Norml"/>
    <w:link w:val="BuborkszvegChar"/>
    <w:rsid w:val="00F33D49"/>
    <w:rPr>
      <w:rFonts w:ascii="Tahoma" w:hAnsi="Tahoma" w:cs="Tahoma"/>
      <w:sz w:val="16"/>
      <w:szCs w:val="16"/>
    </w:rPr>
  </w:style>
  <w:style w:type="character" w:customStyle="1" w:styleId="BuborkszvegChar">
    <w:name w:val="Buborékszöveg Char"/>
    <w:link w:val="Buborkszveg"/>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Cmsor1Char">
    <w:name w:val="Címsor 1 Char"/>
    <w:link w:val="Cmsor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Cmsor2Char">
    <w:name w:val="Címsor 2 Char"/>
    <w:link w:val="Cmsor2"/>
    <w:uiPriority w:val="9"/>
    <w:rsid w:val="001B36B1"/>
    <w:rPr>
      <w:i/>
      <w:iCs/>
    </w:rPr>
  </w:style>
  <w:style w:type="paragraph" w:customStyle="1" w:styleId="TextL-MAG">
    <w:name w:val="Text L-MAG"/>
    <w:basedOn w:val="Norm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llbChar">
    <w:name w:val="Élőláb Char"/>
    <w:basedOn w:val="Bekezdsalapbettpusa"/>
    <w:link w:val="llb"/>
    <w:uiPriority w:val="99"/>
    <w:rsid w:val="00D90C10"/>
  </w:style>
  <w:style w:type="character" w:customStyle="1" w:styleId="LbjegyzetszvegChar">
    <w:name w:val="Lábjegyzetszöveg Char"/>
    <w:link w:val="Lbjegyzetszveg"/>
    <w:semiHidden/>
    <w:rsid w:val="00C075EF"/>
    <w:rPr>
      <w:sz w:val="16"/>
      <w:szCs w:val="16"/>
    </w:rPr>
  </w:style>
  <w:style w:type="character" w:customStyle="1" w:styleId="SzvegtrzsbehzssalChar">
    <w:name w:val="Szövegtörzs behúzással Char"/>
    <w:link w:val="Szvegtrzsbehzssal"/>
    <w:rsid w:val="003F26BD"/>
    <w:rPr>
      <w:szCs w:val="24"/>
    </w:rPr>
  </w:style>
  <w:style w:type="character" w:customStyle="1" w:styleId="m5113501246024331607m-6864882937387638336gmail-il">
    <w:name w:val="m_5113501246024331607m_-6864882937387638336gmail-il"/>
    <w:basedOn w:val="Bekezdsalapbettpusa"/>
    <w:rsid w:val="0076355A"/>
  </w:style>
  <w:style w:type="paragraph" w:customStyle="1" w:styleId="ColorfulList-Accent11">
    <w:name w:val="Colorful List - Accent 11"/>
    <w:basedOn w:val="Norml"/>
    <w:uiPriority w:val="34"/>
    <w:qFormat/>
    <w:rsid w:val="0076355A"/>
    <w:pPr>
      <w:ind w:left="720"/>
      <w:contextualSpacing/>
    </w:pPr>
  </w:style>
  <w:style w:type="character" w:customStyle="1" w:styleId="apple-converted-space">
    <w:name w:val="apple-converted-space"/>
    <w:basedOn w:val="Bekezdsalapbettpusa"/>
    <w:rsid w:val="00F932B6"/>
  </w:style>
  <w:style w:type="table" w:styleId="Rcsostblzat">
    <w:name w:val="Table Grid"/>
    <w:basedOn w:val="Normltblzat"/>
    <w:uiPriority w:val="59"/>
    <w:rsid w:val="00A62E0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Kiemels2">
    <w:name w:val="Strong"/>
    <w:basedOn w:val="Bekezdsalapbettpusa"/>
    <w:qFormat/>
    <w:rsid w:val="00131805"/>
    <w:rPr>
      <w:b/>
      <w:bCs/>
    </w:rPr>
  </w:style>
  <w:style w:type="paragraph" w:customStyle="1" w:styleId="Kp">
    <w:name w:val="Kép"/>
    <w:basedOn w:val="Text"/>
    <w:link w:val="KpChar"/>
    <w:qFormat/>
    <w:rsid w:val="00EC49AB"/>
    <w:rPr>
      <w:noProof/>
    </w:rPr>
  </w:style>
  <w:style w:type="character" w:customStyle="1" w:styleId="TextChar">
    <w:name w:val="Text Char"/>
    <w:basedOn w:val="Bekezdsalapbettpusa"/>
    <w:link w:val="Text"/>
    <w:rsid w:val="00EC49AB"/>
  </w:style>
  <w:style w:type="character" w:customStyle="1" w:styleId="KpChar">
    <w:name w:val="Kép Char"/>
    <w:basedOn w:val="TextChar"/>
    <w:link w:val="Kp"/>
    <w:rsid w:val="00EC49AB"/>
    <w:rPr>
      <w:noProof/>
    </w:rPr>
  </w:style>
  <w:style w:type="paragraph" w:styleId="Kpalrs">
    <w:name w:val="caption"/>
    <w:basedOn w:val="Norml"/>
    <w:next w:val="Norml"/>
    <w:unhideWhenUsed/>
    <w:qFormat/>
    <w:rsid w:val="0007293B"/>
    <w:pPr>
      <w:spacing w:after="200"/>
    </w:pPr>
    <w:rPr>
      <w:i/>
      <w:iCs/>
      <w:color w:val="44546A" w:themeColor="text2"/>
      <w:sz w:val="18"/>
      <w:szCs w:val="18"/>
    </w:rPr>
  </w:style>
  <w:style w:type="paragraph" w:styleId="Listaszerbekezds">
    <w:name w:val="List Paragraph"/>
    <w:basedOn w:val="Norml"/>
    <w:uiPriority w:val="72"/>
    <w:qFormat/>
    <w:rsid w:val="00354E62"/>
    <w:pPr>
      <w:ind w:left="720"/>
      <w:contextualSpacing/>
    </w:pPr>
  </w:style>
  <w:style w:type="character" w:styleId="Feloldatlanmegemlts">
    <w:name w:val="Unresolved Mention"/>
    <w:basedOn w:val="Bekezdsalapbettpusa"/>
    <w:uiPriority w:val="99"/>
    <w:semiHidden/>
    <w:unhideWhenUsed/>
    <w:rsid w:val="001435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60709">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8921547">
      <w:bodyDiv w:val="1"/>
      <w:marLeft w:val="0"/>
      <w:marRight w:val="0"/>
      <w:marTop w:val="0"/>
      <w:marBottom w:val="0"/>
      <w:divBdr>
        <w:top w:val="none" w:sz="0" w:space="0" w:color="auto"/>
        <w:left w:val="none" w:sz="0" w:space="0" w:color="auto"/>
        <w:bottom w:val="none" w:sz="0" w:space="0" w:color="auto"/>
        <w:right w:val="none" w:sz="0" w:space="0" w:color="auto"/>
      </w:divBdr>
    </w:div>
    <w:div w:id="815489717">
      <w:bodyDiv w:val="1"/>
      <w:marLeft w:val="0"/>
      <w:marRight w:val="0"/>
      <w:marTop w:val="0"/>
      <w:marBottom w:val="0"/>
      <w:divBdr>
        <w:top w:val="none" w:sz="0" w:space="0" w:color="auto"/>
        <w:left w:val="none" w:sz="0" w:space="0" w:color="auto"/>
        <w:bottom w:val="none" w:sz="0" w:space="0" w:color="auto"/>
        <w:right w:val="none" w:sz="0" w:space="0" w:color="auto"/>
      </w:divBdr>
    </w:div>
    <w:div w:id="9658130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71587745">
      <w:bodyDiv w:val="1"/>
      <w:marLeft w:val="0"/>
      <w:marRight w:val="0"/>
      <w:marTop w:val="0"/>
      <w:marBottom w:val="0"/>
      <w:divBdr>
        <w:top w:val="none" w:sz="0" w:space="0" w:color="auto"/>
        <w:left w:val="none" w:sz="0" w:space="0" w:color="auto"/>
        <w:bottom w:val="none" w:sz="0" w:space="0" w:color="auto"/>
        <w:right w:val="none" w:sz="0" w:space="0" w:color="auto"/>
      </w:divBdr>
    </w:div>
    <w:div w:id="206814306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3390/cancers15010012"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07/s10278-020-00371-9"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145/15886.1590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3389/fonc.2022.893972"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kaggle.com/competitions/isic-2024-challenge/data" TargetMode="External"/><Relationship Id="rId28" Type="http://schemas.openxmlformats.org/officeDocument/2006/relationships/hyperlink" Target="https://doi.org/10.3390/diagnostics13213313"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huggingface.co/spaces/Nemes2000/isic_202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rxiv.org/abs/1704.04861" TargetMode="External"/><Relationship Id="rId27" Type="http://schemas.openxmlformats.org/officeDocument/2006/relationships/hyperlink" Target="https://doi.org/10.1038/nature21056" TargetMode="External"/><Relationship Id="rId30" Type="http://schemas.openxmlformats.org/officeDocument/2006/relationships/hyperlink" Target="https://doi.org/10.1016/j.gltp.2021.01.001"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717FC1FECD8D664496EC838B0913FD24" ma:contentTypeVersion="13" ma:contentTypeDescription="Új dokumentum létrehozása." ma:contentTypeScope="" ma:versionID="4eae40f795b29a58ada2a65c015edd1b">
  <xsd:schema xmlns:xsd="http://www.w3.org/2001/XMLSchema" xmlns:xs="http://www.w3.org/2001/XMLSchema" xmlns:p="http://schemas.microsoft.com/office/2006/metadata/properties" xmlns:ns3="d698896a-b6ff-403a-9bad-64649792e2a8" xmlns:ns4="2d7a885b-cc05-473b-9088-40d37faa41a9" targetNamespace="http://schemas.microsoft.com/office/2006/metadata/properties" ma:root="true" ma:fieldsID="0068638dd4b12ac0ad840548468d49f2" ns3:_="" ns4:_="">
    <xsd:import namespace="d698896a-b6ff-403a-9bad-64649792e2a8"/>
    <xsd:import namespace="2d7a885b-cc05-473b-9088-40d37faa41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98896a-b6ff-403a-9bad-64649792e2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7a885b-cc05-473b-9088-40d37faa41a9" elementFormDefault="qualified">
    <xsd:import namespace="http://schemas.microsoft.com/office/2006/documentManagement/types"/>
    <xsd:import namespace="http://schemas.microsoft.com/office/infopath/2007/PartnerControls"/>
    <xsd:element name="SharedWithUsers" ma:index="10"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Megosztva részletekkel" ma:internalName="SharedWithDetails" ma:readOnly="true">
      <xsd:simpleType>
        <xsd:restriction base="dms:Note">
          <xsd:maxLength value="255"/>
        </xsd:restriction>
      </xsd:simpleType>
    </xsd:element>
    <xsd:element name="SharingHintHash" ma:index="12"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698896a-b6ff-403a-9bad-64649792e2a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4F132-EF22-4589-BBFA-5E9E202BB7CD}">
  <ds:schemaRefs>
    <ds:schemaRef ds:uri="http://schemas.microsoft.com/sharepoint/v3/contenttype/forms"/>
  </ds:schemaRefs>
</ds:datastoreItem>
</file>

<file path=customXml/itemProps2.xml><?xml version="1.0" encoding="utf-8"?>
<ds:datastoreItem xmlns:ds="http://schemas.openxmlformats.org/officeDocument/2006/customXml" ds:itemID="{D239FC35-85CE-4C50-8638-6E961A1147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98896a-b6ff-403a-9bad-64649792e2a8"/>
    <ds:schemaRef ds:uri="2d7a885b-cc05-473b-9088-40d37faa4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345438-259D-42AF-870F-28DC11333491}">
  <ds:schemaRefs>
    <ds:schemaRef ds:uri="http://schemas.microsoft.com/office/2006/metadata/properties"/>
    <ds:schemaRef ds:uri="http://schemas.microsoft.com/office/infopath/2007/PartnerControls"/>
    <ds:schemaRef ds:uri="d698896a-b6ff-403a-9bad-64649792e2a8"/>
  </ds:schemaRefs>
</ds:datastoreItem>
</file>

<file path=customXml/itemProps4.xml><?xml version="1.0" encoding="utf-8"?>
<ds:datastoreItem xmlns:ds="http://schemas.openxmlformats.org/officeDocument/2006/customXml" ds:itemID="{2589F6E3-9B41-433D-9745-A6CAFFAD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8</Pages>
  <Words>4236</Words>
  <Characters>29235</Characters>
  <Application>Microsoft Office Word</Application>
  <DocSecurity>0</DocSecurity>
  <Lines>243</Lines>
  <Paragraphs>66</Paragraphs>
  <ScaleCrop>false</ScaleCrop>
  <Company/>
  <LinksUpToDate>false</LinksUpToDate>
  <CharactersWithSpaces>33405</CharactersWithSpaces>
  <SharedDoc>false</SharedDoc>
  <HLinks>
    <vt:vector size="78" baseType="variant">
      <vt:variant>
        <vt:i4>4980854</vt:i4>
      </vt:variant>
      <vt:variant>
        <vt:i4>135</vt:i4>
      </vt:variant>
      <vt:variant>
        <vt:i4>0</vt:i4>
      </vt:variant>
      <vt:variant>
        <vt:i4>5</vt:i4>
      </vt:variant>
      <vt:variant>
        <vt:lpwstr>https://huggingface.co/spaces/Nemes2000/isic_2024</vt:lpwstr>
      </vt:variant>
      <vt:variant>
        <vt:lpwstr/>
      </vt:variant>
      <vt:variant>
        <vt:i4>4063268</vt:i4>
      </vt:variant>
      <vt:variant>
        <vt:i4>132</vt:i4>
      </vt:variant>
      <vt:variant>
        <vt:i4>0</vt:i4>
      </vt:variant>
      <vt:variant>
        <vt:i4>5</vt:i4>
      </vt:variant>
      <vt:variant>
        <vt:lpwstr>https://doi.org/10.1016/j.gltp.2021.01.001</vt:lpwstr>
      </vt:variant>
      <vt:variant>
        <vt:lpwstr/>
      </vt:variant>
      <vt:variant>
        <vt:i4>3211369</vt:i4>
      </vt:variant>
      <vt:variant>
        <vt:i4>129</vt:i4>
      </vt:variant>
      <vt:variant>
        <vt:i4>0</vt:i4>
      </vt:variant>
      <vt:variant>
        <vt:i4>5</vt:i4>
      </vt:variant>
      <vt:variant>
        <vt:lpwstr>https://doi.org/10.1145/15886.15903</vt:lpwstr>
      </vt:variant>
      <vt:variant>
        <vt:lpwstr/>
      </vt:variant>
      <vt:variant>
        <vt:i4>7274602</vt:i4>
      </vt:variant>
      <vt:variant>
        <vt:i4>126</vt:i4>
      </vt:variant>
      <vt:variant>
        <vt:i4>0</vt:i4>
      </vt:variant>
      <vt:variant>
        <vt:i4>5</vt:i4>
      </vt:variant>
      <vt:variant>
        <vt:lpwstr>https://doi.org/10.3390/diagnostics13213313</vt:lpwstr>
      </vt:variant>
      <vt:variant>
        <vt:lpwstr/>
      </vt:variant>
      <vt:variant>
        <vt:i4>6619192</vt:i4>
      </vt:variant>
      <vt:variant>
        <vt:i4>123</vt:i4>
      </vt:variant>
      <vt:variant>
        <vt:i4>0</vt:i4>
      </vt:variant>
      <vt:variant>
        <vt:i4>5</vt:i4>
      </vt:variant>
      <vt:variant>
        <vt:lpwstr>https://doi.org/10.1038/nature21056</vt:lpwstr>
      </vt:variant>
      <vt:variant>
        <vt:lpwstr/>
      </vt:variant>
      <vt:variant>
        <vt:i4>6815862</vt:i4>
      </vt:variant>
      <vt:variant>
        <vt:i4>120</vt:i4>
      </vt:variant>
      <vt:variant>
        <vt:i4>0</vt:i4>
      </vt:variant>
      <vt:variant>
        <vt:i4>5</vt:i4>
      </vt:variant>
      <vt:variant>
        <vt:lpwstr>https://doi.org/10.3390/cancers15010012</vt:lpwstr>
      </vt:variant>
      <vt:variant>
        <vt:lpwstr/>
      </vt:variant>
      <vt:variant>
        <vt:i4>2293809</vt:i4>
      </vt:variant>
      <vt:variant>
        <vt:i4>117</vt:i4>
      </vt:variant>
      <vt:variant>
        <vt:i4>0</vt:i4>
      </vt:variant>
      <vt:variant>
        <vt:i4>5</vt:i4>
      </vt:variant>
      <vt:variant>
        <vt:lpwstr>https://doi.org/10.1007/s10278-020-00371-9</vt:lpwstr>
      </vt:variant>
      <vt:variant>
        <vt:lpwstr/>
      </vt:variant>
      <vt:variant>
        <vt:i4>589896</vt:i4>
      </vt:variant>
      <vt:variant>
        <vt:i4>114</vt:i4>
      </vt:variant>
      <vt:variant>
        <vt:i4>0</vt:i4>
      </vt:variant>
      <vt:variant>
        <vt:i4>5</vt:i4>
      </vt:variant>
      <vt:variant>
        <vt:lpwstr>https://doi.org/10.3389/fonc.2022.893972</vt:lpwstr>
      </vt:variant>
      <vt:variant>
        <vt:lpwstr/>
      </vt:variant>
      <vt:variant>
        <vt:i4>7209056</vt:i4>
      </vt:variant>
      <vt:variant>
        <vt:i4>111</vt:i4>
      </vt:variant>
      <vt:variant>
        <vt:i4>0</vt:i4>
      </vt:variant>
      <vt:variant>
        <vt:i4>5</vt:i4>
      </vt:variant>
      <vt:variant>
        <vt:lpwstr>https://doi.org/10.3390/diagnostics13111911</vt:lpwstr>
      </vt:variant>
      <vt:variant>
        <vt:lpwstr/>
      </vt:variant>
      <vt:variant>
        <vt:i4>6225992</vt:i4>
      </vt:variant>
      <vt:variant>
        <vt:i4>108</vt:i4>
      </vt:variant>
      <vt:variant>
        <vt:i4>0</vt:i4>
      </vt:variant>
      <vt:variant>
        <vt:i4>5</vt:i4>
      </vt:variant>
      <vt:variant>
        <vt:lpwstr>https://doi.org/10.1016/j.compbiomed.2021.104527</vt:lpwstr>
      </vt:variant>
      <vt:variant>
        <vt:lpwstr/>
      </vt:variant>
      <vt:variant>
        <vt:i4>3932206</vt:i4>
      </vt:variant>
      <vt:variant>
        <vt:i4>105</vt:i4>
      </vt:variant>
      <vt:variant>
        <vt:i4>0</vt:i4>
      </vt:variant>
      <vt:variant>
        <vt:i4>5</vt:i4>
      </vt:variant>
      <vt:variant>
        <vt:lpwstr>https://machinelearningmastery.com/5-effective-ways-to-handle-imbalanced-data-in-machine-learning/</vt:lpwstr>
      </vt:variant>
      <vt:variant>
        <vt:lpwstr/>
      </vt:variant>
      <vt:variant>
        <vt:i4>1769489</vt:i4>
      </vt:variant>
      <vt:variant>
        <vt:i4>102</vt:i4>
      </vt:variant>
      <vt:variant>
        <vt:i4>0</vt:i4>
      </vt:variant>
      <vt:variant>
        <vt:i4>5</vt:i4>
      </vt:variant>
      <vt:variant>
        <vt:lpwstr>https://www.kaggle.com/competitions/isic-2024-challenge/data</vt:lpwstr>
      </vt:variant>
      <vt:variant>
        <vt:lpwstr/>
      </vt:variant>
      <vt:variant>
        <vt:i4>917528</vt:i4>
      </vt:variant>
      <vt:variant>
        <vt:i4>99</vt:i4>
      </vt:variant>
      <vt:variant>
        <vt:i4>0</vt:i4>
      </vt:variant>
      <vt:variant>
        <vt:i4>5</vt:i4>
      </vt:variant>
      <vt:variant>
        <vt:lpwstr>https://arxiv.org/abs/1704.04861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Potyók Csaba</cp:lastModifiedBy>
  <cp:revision>235</cp:revision>
  <cp:lastPrinted>2024-12-08T07:43:00Z</cp:lastPrinted>
  <dcterms:created xsi:type="dcterms:W3CDTF">2024-12-04T14:18:00Z</dcterms:created>
  <dcterms:modified xsi:type="dcterms:W3CDTF">2024-12-08T07:43:00Z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0x010100717FC1FECD8D664496EC838B0913FD24</vt:lpwstr>
  </property>
</Properties>
</file>